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webextensions/webextension7.xml" ContentType="application/vnd.ms-office.webextension+xml"/>
  <Override PartName="/word/webextensions/webextension8.xml" ContentType="application/vnd.ms-office.webextension+xml"/>
  <Override PartName="/word/webextensions/webextension9.xml" ContentType="application/vnd.ms-office.webextension+xml"/>
  <Override PartName="/word/webextensions/webextension10.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8DBE" w14:textId="70AAB7E7" w:rsidR="00764C11" w:rsidRDefault="005D266E" w:rsidP="005D266E">
      <w:pPr>
        <w:pStyle w:val="Heading1"/>
      </w:pPr>
      <w:r>
        <w:t>Base</w:t>
      </w:r>
    </w:p>
    <w:p w14:paraId="401CC47A" w14:textId="04946A2A" w:rsidR="00D918D7" w:rsidRDefault="00070354" w:rsidP="0057445A">
      <w:pPr>
        <w:pStyle w:val="BodyText"/>
        <w:pPrChange w:id="1" w:author="Root Billing Scope" w:date="2025-04-17T01:45:00Z" w16du:dateUtc="2025-04-17T05:45:00Z">
          <w:pPr/>
        </w:pPrChange>
      </w:pPr>
      <w:bookmarkStart w:id="2" w:name="_Hlk195745073"/>
      <w:r w:rsidRPr="00070354">
        <w:t>Create an inventory management app with Copilot for IT managers to track assets, hardware, software, and subscriptions. The app should monitor rented servers and storage, container status, subscription details, server connections, IP addresses, asset locations, and identify unassigned resources and opportunities.</w:t>
      </w:r>
    </w:p>
    <w:bookmarkEnd w:id="2"/>
    <w:p w14:paraId="3AEF8043" w14:textId="77777777" w:rsidR="00D918D7" w:rsidRDefault="00D918D7" w:rsidP="0057445A">
      <w:pPr>
        <w:pStyle w:val="BodyText"/>
        <w:pPrChange w:id="3" w:author="Root Billing Scope" w:date="2025-04-17T01:45:00Z" w16du:dateUtc="2025-04-17T05:45:00Z">
          <w:pPr/>
        </w:pPrChange>
      </w:pPr>
      <w:r w:rsidRPr="00D918D7">
        <w:t>It should cover:</w:t>
      </w:r>
    </w:p>
    <w:p w14:paraId="2AA0B9C6" w14:textId="77777777" w:rsidR="00D918D7" w:rsidRDefault="00D918D7" w:rsidP="00D918D7">
      <w:pPr>
        <w:pStyle w:val="ListParagraph"/>
        <w:numPr>
          <w:ilvl w:val="0"/>
          <w:numId w:val="7"/>
        </w:numPr>
        <w:ind w:left="720"/>
      </w:pPr>
      <w:r w:rsidRPr="00D918D7">
        <w:t>Virtual Machines (VMs)</w:t>
      </w:r>
    </w:p>
    <w:p w14:paraId="0F434C83" w14:textId="77777777" w:rsidR="00D918D7" w:rsidRDefault="00D918D7" w:rsidP="00D918D7">
      <w:pPr>
        <w:pStyle w:val="ListParagraph"/>
        <w:numPr>
          <w:ilvl w:val="0"/>
          <w:numId w:val="7"/>
        </w:numPr>
        <w:ind w:left="720"/>
      </w:pPr>
      <w:r w:rsidRPr="00D918D7">
        <w:t>Databases and Database Servers</w:t>
      </w:r>
    </w:p>
    <w:p w14:paraId="7CB156E8" w14:textId="77777777" w:rsidR="00D918D7" w:rsidRDefault="00D918D7" w:rsidP="00D918D7">
      <w:pPr>
        <w:pStyle w:val="ListParagraph"/>
        <w:numPr>
          <w:ilvl w:val="0"/>
          <w:numId w:val="7"/>
        </w:numPr>
        <w:ind w:left="720"/>
      </w:pPr>
      <w:r w:rsidRPr="00D918D7">
        <w:t>Network Configurations (VLANs, VPNs)</w:t>
      </w:r>
    </w:p>
    <w:p w14:paraId="676EC09E" w14:textId="4813D1CD" w:rsidR="00D918D7" w:rsidRDefault="00E70C68" w:rsidP="00D918D7">
      <w:pPr>
        <w:pStyle w:val="ListParagraph"/>
        <w:numPr>
          <w:ilvl w:val="0"/>
          <w:numId w:val="7"/>
        </w:numPr>
        <w:ind w:left="720"/>
      </w:pPr>
      <w:r w:rsidRPr="00D918D7">
        <w:t>Security system</w:t>
      </w:r>
      <w:r w:rsidR="00D918D7" w:rsidRPr="00D918D7">
        <w:t xml:space="preserve"> rules and security groups.</w:t>
      </w:r>
    </w:p>
    <w:p w14:paraId="38667DB1" w14:textId="77777777" w:rsidR="00D918D7" w:rsidRDefault="00D918D7" w:rsidP="00D918D7">
      <w:pPr>
        <w:pStyle w:val="ListParagraph"/>
        <w:numPr>
          <w:ilvl w:val="0"/>
          <w:numId w:val="7"/>
        </w:numPr>
        <w:ind w:left="720"/>
      </w:pPr>
      <w:r w:rsidRPr="00D918D7">
        <w:t>Backup and Recovery settings</w:t>
      </w:r>
    </w:p>
    <w:p w14:paraId="7D27AD9D" w14:textId="77777777" w:rsidR="00D918D7" w:rsidRDefault="00D918D7" w:rsidP="00D918D7">
      <w:pPr>
        <w:pStyle w:val="ListParagraph"/>
        <w:numPr>
          <w:ilvl w:val="0"/>
          <w:numId w:val="7"/>
        </w:numPr>
        <w:ind w:left="720"/>
      </w:pPr>
      <w:r w:rsidRPr="00D918D7">
        <w:t>Cloud-based storage solutions</w:t>
      </w:r>
    </w:p>
    <w:p w14:paraId="3B649614" w14:textId="77777777" w:rsidR="00D918D7" w:rsidRDefault="00D918D7" w:rsidP="00D918D7">
      <w:pPr>
        <w:pStyle w:val="ListParagraph"/>
        <w:numPr>
          <w:ilvl w:val="0"/>
          <w:numId w:val="7"/>
        </w:numPr>
        <w:ind w:left="720"/>
      </w:pPr>
      <w:r w:rsidRPr="00D918D7">
        <w:t>Load Balancers</w:t>
      </w:r>
    </w:p>
    <w:p w14:paraId="67861D0A" w14:textId="77777777" w:rsidR="00D918D7" w:rsidRDefault="00D918D7" w:rsidP="00D918D7">
      <w:pPr>
        <w:pStyle w:val="ListParagraph"/>
        <w:numPr>
          <w:ilvl w:val="0"/>
          <w:numId w:val="7"/>
        </w:numPr>
        <w:ind w:left="720"/>
      </w:pPr>
      <w:r w:rsidRPr="00D918D7">
        <w:t>API Gateways</w:t>
      </w:r>
    </w:p>
    <w:p w14:paraId="4A498CCD" w14:textId="77777777" w:rsidR="00BE06AB" w:rsidRDefault="00D918D7" w:rsidP="00BE06AB">
      <w:pPr>
        <w:pStyle w:val="ListParagraph"/>
        <w:numPr>
          <w:ilvl w:val="0"/>
          <w:numId w:val="7"/>
        </w:numPr>
        <w:ind w:left="720"/>
      </w:pPr>
      <w:r w:rsidRPr="00D918D7">
        <w:t>Monitoring and Logging tools</w:t>
      </w:r>
    </w:p>
    <w:p w14:paraId="77E37D1C" w14:textId="5A640610" w:rsidR="00BE06AB" w:rsidRPr="00D918D7" w:rsidRDefault="00D918D7" w:rsidP="00BE06AB">
      <w:pPr>
        <w:pStyle w:val="ListParagraph"/>
        <w:numPr>
          <w:ilvl w:val="0"/>
          <w:numId w:val="7"/>
        </w:numPr>
        <w:ind w:left="720"/>
      </w:pPr>
      <w:r w:rsidRPr="00D918D7">
        <w:t>Identity and Access Management (IAM)</w:t>
      </w:r>
    </w:p>
    <w:p w14:paraId="627C1E4A" w14:textId="5B581BC4" w:rsidR="00127287" w:rsidRPr="00127287" w:rsidRDefault="00127287">
      <w:pPr>
        <w:pStyle w:val="NormalWeb"/>
        <w:spacing w:before="75" w:beforeAutospacing="0" w:after="75" w:afterAutospacing="0" w:line="300" w:lineRule="atLeast"/>
        <w:ind w:right="75"/>
        <w:divId w:val="417793957"/>
        <w:rPr>
          <w:rFonts w:ascii="Aptos" w:hAnsi="Aptos" w:cs="Segoe UI"/>
          <w:color w:val="000000"/>
          <w:szCs w:val="21"/>
        </w:rPr>
      </w:pPr>
      <w:r w:rsidRPr="00127287">
        <w:rPr>
          <w:rFonts w:ascii="Aptos" w:hAnsi="Aptos" w:cs="Segoe UI"/>
          <w:color w:val="000000"/>
          <w:szCs w:val="21"/>
        </w:rPr>
        <w:t xml:space="preserve">Sure, </w:t>
      </w:r>
      <w:ins w:id="4" w:author="Root Billing Scope" w:date="2025-04-17T01:45:00Z" w16du:dateUtc="2025-04-17T05:45:00Z">
        <w:r w:rsidRPr="00127287">
          <w:rPr>
            <w:rFonts w:ascii="Aptos" w:hAnsi="Aptos" w:cs="Segoe UI"/>
            <w:color w:val="000000"/>
            <w:szCs w:val="21"/>
          </w:rPr>
          <w:t>I</w:t>
        </w:r>
        <w:r w:rsidR="0057445A">
          <w:rPr>
            <w:rFonts w:ascii="Aptos" w:hAnsi="Aptos" w:cs="Segoe UI"/>
            <w:color w:val="000000"/>
            <w:szCs w:val="21"/>
          </w:rPr>
          <w:t>’</w:t>
        </w:r>
        <w:r w:rsidRPr="00127287">
          <w:rPr>
            <w:rFonts w:ascii="Aptos" w:hAnsi="Aptos" w:cs="Segoe UI"/>
            <w:color w:val="000000"/>
            <w:szCs w:val="21"/>
          </w:rPr>
          <w:t>d</w:t>
        </w:r>
      </w:ins>
      <w:del w:id="5" w:author="Root Billing Scope" w:date="2025-04-17T01:45:00Z" w16du:dateUtc="2025-04-17T05:45:00Z">
        <w:r w:rsidRPr="00127287">
          <w:rPr>
            <w:rFonts w:ascii="Aptos" w:hAnsi="Aptos" w:cs="Segoe UI"/>
            <w:color w:val="000000"/>
            <w:szCs w:val="21"/>
          </w:rPr>
          <w:delText>I'd</w:delText>
        </w:r>
      </w:del>
      <w:r w:rsidRPr="00127287">
        <w:rPr>
          <w:rFonts w:ascii="Aptos" w:hAnsi="Aptos" w:cs="Segoe UI"/>
          <w:color w:val="000000"/>
          <w:szCs w:val="21"/>
        </w:rPr>
        <w:t xml:space="preserve"> be happy to help draft an IT project plan for developing the inventory management app described in your document. </w:t>
      </w:r>
      <w:ins w:id="6" w:author="Root Billing Scope" w:date="2025-04-17T01:45:00Z" w16du:dateUtc="2025-04-17T05:45:00Z">
        <w:r w:rsidRPr="00127287">
          <w:rPr>
            <w:rFonts w:ascii="Aptos" w:hAnsi="Aptos" w:cs="Segoe UI"/>
            <w:color w:val="000000"/>
            <w:szCs w:val="21"/>
          </w:rPr>
          <w:t>Let</w:t>
        </w:r>
        <w:r w:rsidR="0057445A">
          <w:rPr>
            <w:rFonts w:ascii="Aptos" w:hAnsi="Aptos" w:cs="Segoe UI"/>
            <w:color w:val="000000"/>
            <w:szCs w:val="21"/>
          </w:rPr>
          <w:t>’</w:t>
        </w:r>
        <w:r w:rsidRPr="00127287">
          <w:rPr>
            <w:rFonts w:ascii="Aptos" w:hAnsi="Aptos" w:cs="Segoe UI"/>
            <w:color w:val="000000"/>
            <w:szCs w:val="21"/>
          </w:rPr>
          <w:t>s</w:t>
        </w:r>
      </w:ins>
      <w:del w:id="7" w:author="Root Billing Scope" w:date="2025-04-17T01:45:00Z" w16du:dateUtc="2025-04-17T05:45:00Z">
        <w:r w:rsidRPr="00127287">
          <w:rPr>
            <w:rFonts w:ascii="Aptos" w:hAnsi="Aptos" w:cs="Segoe UI"/>
            <w:color w:val="000000"/>
            <w:szCs w:val="21"/>
          </w:rPr>
          <w:delText>Let's</w:delText>
        </w:r>
      </w:del>
      <w:r w:rsidRPr="00127287">
        <w:rPr>
          <w:rFonts w:ascii="Aptos" w:hAnsi="Aptos" w:cs="Segoe UI"/>
          <w:color w:val="000000"/>
          <w:szCs w:val="21"/>
        </w:rPr>
        <w:t xml:space="preserve"> start by outlining the key entities, their properties, and the relationships between them. </w:t>
      </w:r>
      <w:ins w:id="8" w:author="Root Billing Scope" w:date="2025-04-17T01:45:00Z" w16du:dateUtc="2025-04-17T05:45:00Z">
        <w:r w:rsidRPr="00127287">
          <w:rPr>
            <w:rFonts w:ascii="Aptos" w:hAnsi="Aptos" w:cs="Segoe UI"/>
            <w:color w:val="000000"/>
            <w:szCs w:val="21"/>
          </w:rPr>
          <w:t>We</w:t>
        </w:r>
        <w:r w:rsidR="0057445A">
          <w:rPr>
            <w:rFonts w:ascii="Aptos" w:hAnsi="Aptos" w:cs="Segoe UI"/>
            <w:color w:val="000000"/>
            <w:szCs w:val="21"/>
          </w:rPr>
          <w:t>’</w:t>
        </w:r>
        <w:r w:rsidRPr="00127287">
          <w:rPr>
            <w:rFonts w:ascii="Aptos" w:hAnsi="Aptos" w:cs="Segoe UI"/>
            <w:color w:val="000000"/>
            <w:szCs w:val="21"/>
          </w:rPr>
          <w:t>ll</w:t>
        </w:r>
      </w:ins>
      <w:del w:id="9" w:author="Root Billing Scope" w:date="2025-04-17T01:45:00Z" w16du:dateUtc="2025-04-17T05:45:00Z">
        <w:r w:rsidRPr="00127287">
          <w:rPr>
            <w:rFonts w:ascii="Aptos" w:hAnsi="Aptos" w:cs="Segoe UI"/>
            <w:color w:val="000000"/>
            <w:szCs w:val="21"/>
          </w:rPr>
          <w:delText>We'll</w:delText>
        </w:r>
      </w:del>
      <w:r w:rsidRPr="00127287">
        <w:rPr>
          <w:rFonts w:ascii="Aptos" w:hAnsi="Aptos" w:cs="Segoe UI"/>
          <w:color w:val="000000"/>
          <w:szCs w:val="21"/>
        </w:rPr>
        <w:t xml:space="preserve"> also expand the scope according to the well-architected framework to ensure a comprehensive plan.</w:t>
      </w:r>
    </w:p>
    <w:p w14:paraId="10F17A4F" w14:textId="44DBED20" w:rsidR="005D266E" w:rsidRDefault="00C54E30" w:rsidP="005D266E">
      <w:pPr>
        <w:pStyle w:val="Heading1"/>
        <w:divId w:val="417793957"/>
        <w:rPr>
          <w:rFonts w:eastAsia="Times New Roman"/>
        </w:rPr>
      </w:pPr>
      <w:r>
        <w:rPr>
          <w:rFonts w:eastAsia="Times New Roman"/>
        </w:rPr>
        <w:t>Plan prompt</w:t>
      </w:r>
    </w:p>
    <w:p w14:paraId="40AF2671" w14:textId="02ED9CA7" w:rsidR="00A04C86" w:rsidRPr="007401E0" w:rsidRDefault="007401E0" w:rsidP="0057445A">
      <w:pPr>
        <w:pStyle w:val="BodyText"/>
        <w:divId w:val="417793957"/>
        <w:pPrChange w:id="10" w:author="Root Billing Scope" w:date="2025-04-17T01:45:00Z" w16du:dateUtc="2025-04-17T05:45:00Z">
          <w:pPr>
            <w:divId w:val="417793957"/>
          </w:pPr>
        </w:pPrChange>
      </w:pPr>
      <w:r w:rsidRPr="00070354">
        <w:t>Create an inventory management app with Copilot for IT managers to track assets, hardware, software, and subscriptions. The app should monitor rented servers and storage, container status, subscription details, server connections, IP addresses, asset locations, and identify unassigned resources and opportunities.</w:t>
      </w:r>
      <w:r>
        <w:t xml:space="preserve"> </w:t>
      </w:r>
      <w:r w:rsidR="00A04C86" w:rsidRPr="00127287">
        <w:rPr>
          <w:rFonts w:ascii="Aptos" w:hAnsi="Aptos" w:cs="Segoe UI"/>
          <w:color w:val="000000"/>
          <w:szCs w:val="21"/>
        </w:rPr>
        <w:t xml:space="preserve">This plan should provide a comprehensive overview to create the inventory management app. </w:t>
      </w:r>
    </w:p>
    <w:p w14:paraId="59563A65" w14:textId="1FBA1472" w:rsidR="00127287" w:rsidRPr="00127287" w:rsidRDefault="00127287">
      <w:pPr>
        <w:pStyle w:val="Heading4"/>
        <w:spacing w:before="279" w:after="279" w:line="300" w:lineRule="atLeast"/>
        <w:divId w:val="417793957"/>
        <w:rPr>
          <w:rFonts w:ascii="Aptos" w:eastAsia="Times New Roman" w:hAnsi="Aptos" w:cs="Segoe UI"/>
          <w:color w:val="000000"/>
          <w:szCs w:val="21"/>
        </w:rPr>
      </w:pPr>
      <w:r w:rsidRPr="00127287">
        <w:rPr>
          <w:rFonts w:ascii="Aptos" w:eastAsia="Times New Roman" w:hAnsi="Aptos" w:cs="Segoe UI"/>
          <w:color w:val="000000"/>
          <w:szCs w:val="21"/>
        </w:rPr>
        <w:t>Entities and Their Properties</w:t>
      </w:r>
    </w:p>
    <w:p w14:paraId="5C0B0CE1"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Assets</w:t>
      </w:r>
    </w:p>
    <w:p w14:paraId="2EFA0BED" w14:textId="77777777" w:rsidR="00127287" w:rsidRPr="00D66AD1" w:rsidRDefault="00127287" w:rsidP="0057445A">
      <w:pPr>
        <w:pStyle w:val="List3"/>
        <w:numPr>
          <w:ilvl w:val="1"/>
          <w:numId w:val="11"/>
        </w:numPr>
        <w:divId w:val="417793957"/>
        <w:rPr>
          <w:rPrChange w:id="11" w:author="Root Billing Scope" w:date="2025-04-17T01:45:00Z" w16du:dateUtc="2025-04-17T05:45:00Z">
            <w:rPr>
              <w:rFonts w:ascii="Aptos" w:eastAsia="Times New Roman" w:hAnsi="Aptos" w:cs="Segoe UI"/>
              <w:color w:val="000000"/>
              <w:szCs w:val="21"/>
            </w:rPr>
          </w:rPrChange>
        </w:rPr>
        <w:pPrChange w:id="12" w:author="Root Billing Scope" w:date="2025-04-17T01:45:00Z" w16du:dateUtc="2025-04-17T05:45:00Z">
          <w:pPr>
            <w:numPr>
              <w:ilvl w:val="1"/>
              <w:numId w:val="11"/>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13" w:author="Root Billing Scope" w:date="2025-04-17T01:45:00Z" w16du:dateUtc="2025-04-17T05:45:00Z">
            <w:rPr>
              <w:rFonts w:ascii="Aptos" w:eastAsia="Times New Roman" w:hAnsi="Aptos" w:cs="Segoe UI"/>
              <w:color w:val="000000"/>
              <w:szCs w:val="21"/>
            </w:rPr>
          </w:rPrChange>
        </w:rPr>
        <w:t>: Asset ID, Name, Type (hardware, software, subscription), IP Address, Physical Location, Status (assigned/unassigned), Provider, Price, Renewal Date, Terms, Documents.</w:t>
      </w:r>
    </w:p>
    <w:p w14:paraId="49A8440F"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Providers</w:t>
      </w:r>
    </w:p>
    <w:p w14:paraId="5747DFCB" w14:textId="77777777" w:rsidR="00127287" w:rsidRPr="00D66AD1" w:rsidRDefault="00127287" w:rsidP="0057445A">
      <w:pPr>
        <w:pStyle w:val="List3"/>
        <w:numPr>
          <w:ilvl w:val="1"/>
          <w:numId w:val="12"/>
        </w:numPr>
        <w:divId w:val="417793957"/>
        <w:rPr>
          <w:rPrChange w:id="14" w:author="Root Billing Scope" w:date="2025-04-17T01:45:00Z" w16du:dateUtc="2025-04-17T05:45:00Z">
            <w:rPr>
              <w:rFonts w:ascii="Aptos" w:eastAsia="Times New Roman" w:hAnsi="Aptos" w:cs="Segoe UI"/>
              <w:color w:val="000000"/>
              <w:szCs w:val="21"/>
            </w:rPr>
          </w:rPrChange>
        </w:rPr>
        <w:pPrChange w:id="15" w:author="Root Billing Scope" w:date="2025-04-17T01:45:00Z" w16du:dateUtc="2025-04-17T05:45:00Z">
          <w:pPr>
            <w:numPr>
              <w:ilvl w:val="1"/>
              <w:numId w:val="12"/>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16" w:author="Root Billing Scope" w:date="2025-04-17T01:45:00Z" w16du:dateUtc="2025-04-17T05:45:00Z">
            <w:rPr>
              <w:rFonts w:ascii="Aptos" w:eastAsia="Times New Roman" w:hAnsi="Aptos" w:cs="Segoe UI"/>
              <w:color w:val="000000"/>
              <w:szCs w:val="21"/>
            </w:rPr>
          </w:rPrChange>
        </w:rPr>
        <w:t>: Provider ID, Name, Services Offered (servers, storage, pay-per-use), Contact Information.</w:t>
      </w:r>
    </w:p>
    <w:p w14:paraId="7B61619C"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Containers</w:t>
      </w:r>
    </w:p>
    <w:p w14:paraId="61EA88F8" w14:textId="77777777" w:rsidR="00127287" w:rsidRPr="00D66AD1" w:rsidRDefault="00127287" w:rsidP="0057445A">
      <w:pPr>
        <w:pStyle w:val="List3"/>
        <w:numPr>
          <w:ilvl w:val="1"/>
          <w:numId w:val="13"/>
        </w:numPr>
        <w:divId w:val="417793957"/>
        <w:rPr>
          <w:rPrChange w:id="17" w:author="Root Billing Scope" w:date="2025-04-17T01:45:00Z" w16du:dateUtc="2025-04-17T05:45:00Z">
            <w:rPr>
              <w:rFonts w:ascii="Aptos" w:eastAsia="Times New Roman" w:hAnsi="Aptos" w:cs="Segoe UI"/>
              <w:color w:val="000000"/>
              <w:szCs w:val="21"/>
            </w:rPr>
          </w:rPrChange>
        </w:rPr>
        <w:pPrChange w:id="18" w:author="Root Billing Scope" w:date="2025-04-17T01:45:00Z" w16du:dateUtc="2025-04-17T05:45:00Z">
          <w:pPr>
            <w:numPr>
              <w:ilvl w:val="1"/>
              <w:numId w:val="13"/>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19" w:author="Root Billing Scope" w:date="2025-04-17T01:45:00Z" w16du:dateUtc="2025-04-17T05:45:00Z">
            <w:rPr>
              <w:rFonts w:ascii="Aptos" w:eastAsia="Times New Roman" w:hAnsi="Aptos" w:cs="Segoe UI"/>
              <w:color w:val="000000"/>
              <w:szCs w:val="21"/>
            </w:rPr>
          </w:rPrChange>
        </w:rPr>
        <w:t>: Container ID, Name, Application Running, Server ID.</w:t>
      </w:r>
    </w:p>
    <w:p w14:paraId="7D957020"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Subscriptions</w:t>
      </w:r>
    </w:p>
    <w:p w14:paraId="68FB7A40" w14:textId="77777777" w:rsidR="00127287" w:rsidRPr="00D66AD1" w:rsidRDefault="00127287" w:rsidP="0057445A">
      <w:pPr>
        <w:pStyle w:val="List3"/>
        <w:numPr>
          <w:ilvl w:val="1"/>
          <w:numId w:val="14"/>
        </w:numPr>
        <w:divId w:val="417793957"/>
        <w:rPr>
          <w:rPrChange w:id="20" w:author="Root Billing Scope" w:date="2025-04-17T01:45:00Z" w16du:dateUtc="2025-04-17T05:45:00Z">
            <w:rPr>
              <w:rFonts w:ascii="Aptos" w:eastAsia="Times New Roman" w:hAnsi="Aptos" w:cs="Segoe UI"/>
              <w:color w:val="000000"/>
              <w:szCs w:val="21"/>
            </w:rPr>
          </w:rPrChange>
        </w:rPr>
        <w:pPrChange w:id="21" w:author="Root Billing Scope" w:date="2025-04-17T01:45:00Z" w16du:dateUtc="2025-04-17T05:45:00Z">
          <w:pPr>
            <w:numPr>
              <w:ilvl w:val="1"/>
              <w:numId w:val="14"/>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22" w:author="Root Billing Scope" w:date="2025-04-17T01:45:00Z" w16du:dateUtc="2025-04-17T05:45:00Z">
            <w:rPr>
              <w:rFonts w:ascii="Aptos" w:eastAsia="Times New Roman" w:hAnsi="Aptos" w:cs="Segoe UI"/>
              <w:color w:val="000000"/>
              <w:szCs w:val="21"/>
            </w:rPr>
          </w:rPrChange>
        </w:rPr>
        <w:t>: Subscription ID, Name, Price, Renewal Date, Terms, Documents.</w:t>
      </w:r>
    </w:p>
    <w:p w14:paraId="128DE88E"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Servers</w:t>
      </w:r>
    </w:p>
    <w:p w14:paraId="691F5A5D" w14:textId="77777777" w:rsidR="00127287" w:rsidRPr="00D66AD1" w:rsidRDefault="00127287" w:rsidP="0057445A">
      <w:pPr>
        <w:pStyle w:val="List3"/>
        <w:numPr>
          <w:ilvl w:val="1"/>
          <w:numId w:val="15"/>
        </w:numPr>
        <w:divId w:val="417793957"/>
        <w:rPr>
          <w:rPrChange w:id="23" w:author="Root Billing Scope" w:date="2025-04-17T01:45:00Z" w16du:dateUtc="2025-04-17T05:45:00Z">
            <w:rPr>
              <w:rFonts w:ascii="Aptos" w:eastAsia="Times New Roman" w:hAnsi="Aptos" w:cs="Segoe UI"/>
              <w:color w:val="000000"/>
              <w:szCs w:val="21"/>
            </w:rPr>
          </w:rPrChange>
        </w:rPr>
        <w:pPrChange w:id="24" w:author="Root Billing Scope" w:date="2025-04-17T01:45:00Z" w16du:dateUtc="2025-04-17T05:45:00Z">
          <w:pPr>
            <w:numPr>
              <w:ilvl w:val="1"/>
              <w:numId w:val="15"/>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25" w:author="Root Billing Scope" w:date="2025-04-17T01:45:00Z" w16du:dateUtc="2025-04-17T05:45:00Z">
            <w:rPr>
              <w:rFonts w:ascii="Aptos" w:eastAsia="Times New Roman" w:hAnsi="Aptos" w:cs="Segoe UI"/>
              <w:color w:val="000000"/>
              <w:szCs w:val="21"/>
            </w:rPr>
          </w:rPrChange>
        </w:rPr>
        <w:t>: Server ID, Name, Type (virtual, physical), IP Address, Location, Status, Connections (containers, software).</w:t>
      </w:r>
    </w:p>
    <w:p w14:paraId="72DA8643"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Network Configurations</w:t>
      </w:r>
    </w:p>
    <w:p w14:paraId="445DA86F" w14:textId="77777777" w:rsidR="00127287" w:rsidRPr="00D66AD1" w:rsidRDefault="00127287" w:rsidP="0057445A">
      <w:pPr>
        <w:pStyle w:val="List3"/>
        <w:numPr>
          <w:ilvl w:val="1"/>
          <w:numId w:val="16"/>
        </w:numPr>
        <w:divId w:val="417793957"/>
        <w:rPr>
          <w:rPrChange w:id="26" w:author="Root Billing Scope" w:date="2025-04-17T01:45:00Z" w16du:dateUtc="2025-04-17T05:45:00Z">
            <w:rPr>
              <w:rFonts w:ascii="Aptos" w:eastAsia="Times New Roman" w:hAnsi="Aptos" w:cs="Segoe UI"/>
              <w:color w:val="000000"/>
              <w:szCs w:val="21"/>
            </w:rPr>
          </w:rPrChange>
        </w:rPr>
        <w:pPrChange w:id="27" w:author="Root Billing Scope" w:date="2025-04-17T01:45:00Z" w16du:dateUtc="2025-04-17T05:45:00Z">
          <w:pPr>
            <w:numPr>
              <w:ilvl w:val="1"/>
              <w:numId w:val="16"/>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28" w:author="Root Billing Scope" w:date="2025-04-17T01:45:00Z" w16du:dateUtc="2025-04-17T05:45:00Z">
            <w:rPr>
              <w:rFonts w:ascii="Aptos" w:eastAsia="Times New Roman" w:hAnsi="Aptos" w:cs="Segoe UI"/>
              <w:color w:val="000000"/>
              <w:szCs w:val="21"/>
            </w:rPr>
          </w:rPrChange>
        </w:rPr>
        <w:t>: Configuration ID, Type (VLAN, VPN), Details.</w:t>
      </w:r>
    </w:p>
    <w:p w14:paraId="581379F9"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Security Systems</w:t>
      </w:r>
    </w:p>
    <w:p w14:paraId="7E3B2284" w14:textId="77777777" w:rsidR="00127287" w:rsidRPr="00D66AD1" w:rsidRDefault="00127287" w:rsidP="0057445A">
      <w:pPr>
        <w:pStyle w:val="List3"/>
        <w:numPr>
          <w:ilvl w:val="1"/>
          <w:numId w:val="17"/>
        </w:numPr>
        <w:divId w:val="417793957"/>
        <w:rPr>
          <w:rPrChange w:id="29" w:author="Root Billing Scope" w:date="2025-04-17T01:45:00Z" w16du:dateUtc="2025-04-17T05:45:00Z">
            <w:rPr>
              <w:rFonts w:ascii="Aptos" w:eastAsia="Times New Roman" w:hAnsi="Aptos" w:cs="Segoe UI"/>
              <w:color w:val="000000"/>
              <w:szCs w:val="21"/>
            </w:rPr>
          </w:rPrChange>
        </w:rPr>
        <w:pPrChange w:id="30" w:author="Root Billing Scope" w:date="2025-04-17T01:45:00Z" w16du:dateUtc="2025-04-17T05:45:00Z">
          <w:pPr>
            <w:numPr>
              <w:ilvl w:val="1"/>
              <w:numId w:val="17"/>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31" w:author="Root Billing Scope" w:date="2025-04-17T01:45:00Z" w16du:dateUtc="2025-04-17T05:45:00Z">
            <w:rPr>
              <w:rFonts w:ascii="Aptos" w:eastAsia="Times New Roman" w:hAnsi="Aptos" w:cs="Segoe UI"/>
              <w:color w:val="000000"/>
              <w:szCs w:val="21"/>
            </w:rPr>
          </w:rPrChange>
        </w:rPr>
        <w:t>: Rule ID, Security Group, Details.</w:t>
      </w:r>
    </w:p>
    <w:p w14:paraId="3DA812B8"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Backup and Recovery</w:t>
      </w:r>
    </w:p>
    <w:p w14:paraId="73E304EB" w14:textId="77777777" w:rsidR="00127287" w:rsidRPr="00D66AD1" w:rsidRDefault="00127287" w:rsidP="0057445A">
      <w:pPr>
        <w:pStyle w:val="List3"/>
        <w:numPr>
          <w:ilvl w:val="1"/>
          <w:numId w:val="18"/>
        </w:numPr>
        <w:divId w:val="417793957"/>
        <w:rPr>
          <w:rPrChange w:id="32" w:author="Root Billing Scope" w:date="2025-04-17T01:45:00Z" w16du:dateUtc="2025-04-17T05:45:00Z">
            <w:rPr>
              <w:rFonts w:ascii="Aptos" w:eastAsia="Times New Roman" w:hAnsi="Aptos" w:cs="Segoe UI"/>
              <w:color w:val="000000"/>
              <w:szCs w:val="21"/>
            </w:rPr>
          </w:rPrChange>
        </w:rPr>
        <w:pPrChange w:id="33" w:author="Root Billing Scope" w:date="2025-04-17T01:45:00Z" w16du:dateUtc="2025-04-17T05:45:00Z">
          <w:pPr>
            <w:numPr>
              <w:ilvl w:val="1"/>
              <w:numId w:val="18"/>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34" w:author="Root Billing Scope" w:date="2025-04-17T01:45:00Z" w16du:dateUtc="2025-04-17T05:45:00Z">
            <w:rPr>
              <w:rFonts w:ascii="Aptos" w:eastAsia="Times New Roman" w:hAnsi="Aptos" w:cs="Segoe UI"/>
              <w:color w:val="000000"/>
              <w:szCs w:val="21"/>
            </w:rPr>
          </w:rPrChange>
        </w:rPr>
        <w:t>: Backup ID, Recovery Settings.</w:t>
      </w:r>
    </w:p>
    <w:p w14:paraId="674090AC"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Cloud Storage</w:t>
      </w:r>
    </w:p>
    <w:p w14:paraId="32FB0681" w14:textId="77777777" w:rsidR="00127287" w:rsidRPr="00D66AD1" w:rsidRDefault="00127287" w:rsidP="0057445A">
      <w:pPr>
        <w:pStyle w:val="List3"/>
        <w:numPr>
          <w:ilvl w:val="1"/>
          <w:numId w:val="19"/>
        </w:numPr>
        <w:divId w:val="417793957"/>
        <w:rPr>
          <w:rPrChange w:id="35" w:author="Root Billing Scope" w:date="2025-04-17T01:45:00Z" w16du:dateUtc="2025-04-17T05:45:00Z">
            <w:rPr>
              <w:rFonts w:ascii="Aptos" w:eastAsia="Times New Roman" w:hAnsi="Aptos" w:cs="Segoe UI"/>
              <w:color w:val="000000"/>
              <w:szCs w:val="21"/>
            </w:rPr>
          </w:rPrChange>
        </w:rPr>
        <w:pPrChange w:id="36" w:author="Root Billing Scope" w:date="2025-04-17T01:45:00Z" w16du:dateUtc="2025-04-17T05:45:00Z">
          <w:pPr>
            <w:numPr>
              <w:ilvl w:val="1"/>
              <w:numId w:val="19"/>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37" w:author="Root Billing Scope" w:date="2025-04-17T01:45:00Z" w16du:dateUtc="2025-04-17T05:45:00Z">
            <w:rPr>
              <w:rFonts w:ascii="Aptos" w:eastAsia="Times New Roman" w:hAnsi="Aptos" w:cs="Segoe UI"/>
              <w:color w:val="000000"/>
              <w:szCs w:val="21"/>
            </w:rPr>
          </w:rPrChange>
        </w:rPr>
        <w:t>: Storage ID, Type, Capacity, Provider.</w:t>
      </w:r>
    </w:p>
    <w:p w14:paraId="63354B8B"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Load Balancers</w:t>
      </w:r>
    </w:p>
    <w:p w14:paraId="0E9FF4AE" w14:textId="77777777" w:rsidR="00127287" w:rsidRPr="00D66AD1" w:rsidRDefault="00127287" w:rsidP="0057445A">
      <w:pPr>
        <w:pStyle w:val="List3"/>
        <w:numPr>
          <w:ilvl w:val="1"/>
          <w:numId w:val="20"/>
        </w:numPr>
        <w:divId w:val="417793957"/>
        <w:rPr>
          <w:rPrChange w:id="38" w:author="Root Billing Scope" w:date="2025-04-17T01:45:00Z" w16du:dateUtc="2025-04-17T05:45:00Z">
            <w:rPr>
              <w:rFonts w:ascii="Aptos" w:eastAsia="Times New Roman" w:hAnsi="Aptos" w:cs="Segoe UI"/>
              <w:color w:val="000000"/>
              <w:szCs w:val="21"/>
            </w:rPr>
          </w:rPrChange>
        </w:rPr>
        <w:pPrChange w:id="39" w:author="Root Billing Scope" w:date="2025-04-17T01:45:00Z" w16du:dateUtc="2025-04-17T05:45:00Z">
          <w:pPr>
            <w:numPr>
              <w:ilvl w:val="1"/>
              <w:numId w:val="20"/>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40" w:author="Root Billing Scope" w:date="2025-04-17T01:45:00Z" w16du:dateUtc="2025-04-17T05:45:00Z">
            <w:rPr>
              <w:rFonts w:ascii="Aptos" w:eastAsia="Times New Roman" w:hAnsi="Aptos" w:cs="Segoe UI"/>
              <w:color w:val="000000"/>
              <w:szCs w:val="21"/>
            </w:rPr>
          </w:rPrChange>
        </w:rPr>
        <w:t>: Load Balancer ID, Type, Configuration.</w:t>
      </w:r>
    </w:p>
    <w:p w14:paraId="297A813E"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API Gateways</w:t>
      </w:r>
    </w:p>
    <w:p w14:paraId="5BBCECAE" w14:textId="77777777" w:rsidR="00127287" w:rsidRPr="00D66AD1" w:rsidRDefault="00127287" w:rsidP="0057445A">
      <w:pPr>
        <w:pStyle w:val="List3"/>
        <w:numPr>
          <w:ilvl w:val="1"/>
          <w:numId w:val="21"/>
        </w:numPr>
        <w:divId w:val="417793957"/>
        <w:rPr>
          <w:rPrChange w:id="41" w:author="Root Billing Scope" w:date="2025-04-17T01:45:00Z" w16du:dateUtc="2025-04-17T05:45:00Z">
            <w:rPr>
              <w:rFonts w:ascii="Aptos" w:eastAsia="Times New Roman" w:hAnsi="Aptos" w:cs="Segoe UI"/>
              <w:color w:val="000000"/>
              <w:szCs w:val="21"/>
            </w:rPr>
          </w:rPrChange>
        </w:rPr>
        <w:pPrChange w:id="42" w:author="Root Billing Scope" w:date="2025-04-17T01:45:00Z" w16du:dateUtc="2025-04-17T05:45:00Z">
          <w:pPr>
            <w:numPr>
              <w:ilvl w:val="1"/>
              <w:numId w:val="21"/>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43" w:author="Root Billing Scope" w:date="2025-04-17T01:45:00Z" w16du:dateUtc="2025-04-17T05:45:00Z">
            <w:rPr>
              <w:rFonts w:ascii="Aptos" w:eastAsia="Times New Roman" w:hAnsi="Aptos" w:cs="Segoe UI"/>
              <w:color w:val="000000"/>
              <w:szCs w:val="21"/>
            </w:rPr>
          </w:rPrChange>
        </w:rPr>
        <w:t>: Gateway ID, Type, Configuration.</w:t>
      </w:r>
    </w:p>
    <w:p w14:paraId="79D0C226"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Monitoring and Logging Tools</w:t>
      </w:r>
    </w:p>
    <w:p w14:paraId="58B51E12" w14:textId="77777777" w:rsidR="00127287" w:rsidRPr="00D66AD1" w:rsidRDefault="00127287" w:rsidP="0057445A">
      <w:pPr>
        <w:pStyle w:val="List3"/>
        <w:numPr>
          <w:ilvl w:val="1"/>
          <w:numId w:val="22"/>
        </w:numPr>
        <w:divId w:val="417793957"/>
        <w:rPr>
          <w:rPrChange w:id="44" w:author="Root Billing Scope" w:date="2025-04-17T01:45:00Z" w16du:dateUtc="2025-04-17T05:45:00Z">
            <w:rPr>
              <w:rFonts w:ascii="Aptos" w:eastAsia="Times New Roman" w:hAnsi="Aptos" w:cs="Segoe UI"/>
              <w:color w:val="000000"/>
              <w:szCs w:val="21"/>
            </w:rPr>
          </w:rPrChange>
        </w:rPr>
        <w:pPrChange w:id="45" w:author="Root Billing Scope" w:date="2025-04-17T01:45:00Z" w16du:dateUtc="2025-04-17T05:45:00Z">
          <w:pPr>
            <w:numPr>
              <w:ilvl w:val="1"/>
              <w:numId w:val="22"/>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46" w:author="Root Billing Scope" w:date="2025-04-17T01:45:00Z" w16du:dateUtc="2025-04-17T05:45:00Z">
            <w:rPr>
              <w:rFonts w:ascii="Aptos" w:eastAsia="Times New Roman" w:hAnsi="Aptos" w:cs="Segoe UI"/>
              <w:color w:val="000000"/>
              <w:szCs w:val="21"/>
            </w:rPr>
          </w:rPrChange>
        </w:rPr>
        <w:t>: Tool ID, Type, Configuration.</w:t>
      </w:r>
    </w:p>
    <w:p w14:paraId="374F7287"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Identity and Access Management (IAM)</w:t>
      </w:r>
    </w:p>
    <w:p w14:paraId="7DE984A6" w14:textId="77777777" w:rsidR="00127287" w:rsidRPr="00D66AD1" w:rsidRDefault="00127287" w:rsidP="0057445A">
      <w:pPr>
        <w:pStyle w:val="List3"/>
        <w:numPr>
          <w:ilvl w:val="1"/>
          <w:numId w:val="23"/>
        </w:numPr>
        <w:divId w:val="417793957"/>
        <w:rPr>
          <w:rPrChange w:id="47" w:author="Root Billing Scope" w:date="2025-04-17T01:45:00Z" w16du:dateUtc="2025-04-17T05:45:00Z">
            <w:rPr>
              <w:rFonts w:ascii="Aptos" w:eastAsia="Times New Roman" w:hAnsi="Aptos" w:cs="Segoe UI"/>
              <w:color w:val="000000"/>
              <w:szCs w:val="21"/>
            </w:rPr>
          </w:rPrChange>
        </w:rPr>
        <w:pPrChange w:id="48" w:author="Root Billing Scope" w:date="2025-04-17T01:45:00Z" w16du:dateUtc="2025-04-17T05:45:00Z">
          <w:pPr>
            <w:numPr>
              <w:ilvl w:val="1"/>
              <w:numId w:val="23"/>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49" w:author="Root Billing Scope" w:date="2025-04-17T01:45:00Z" w16du:dateUtc="2025-04-17T05:45:00Z">
            <w:rPr>
              <w:rFonts w:ascii="Aptos" w:eastAsia="Times New Roman" w:hAnsi="Aptos" w:cs="Segoe UI"/>
              <w:color w:val="000000"/>
              <w:szCs w:val="21"/>
            </w:rPr>
          </w:rPrChange>
        </w:rPr>
        <w:t>: IAM ID, User Roles, Permissions.</w:t>
      </w:r>
    </w:p>
    <w:p w14:paraId="5E30A954" w14:textId="77777777" w:rsidR="007401E0" w:rsidRPr="00D66AD1" w:rsidRDefault="007401E0" w:rsidP="006D006D">
      <w:pPr>
        <w:pStyle w:val="ListParagraph"/>
        <w:numPr>
          <w:ilvl w:val="0"/>
          <w:numId w:val="23"/>
        </w:numPr>
        <w:divId w:val="417793957"/>
      </w:pPr>
      <w:r w:rsidRPr="00D66AD1">
        <w:t>Cloud Providers</w:t>
      </w:r>
    </w:p>
    <w:p w14:paraId="0BDCD1D6" w14:textId="77777777" w:rsidR="007401E0" w:rsidRPr="00D66AD1" w:rsidRDefault="007401E0" w:rsidP="006D006D">
      <w:pPr>
        <w:pStyle w:val="ListParagraph"/>
        <w:numPr>
          <w:ilvl w:val="1"/>
          <w:numId w:val="23"/>
        </w:numPr>
        <w:divId w:val="417793957"/>
      </w:pPr>
      <w:r w:rsidRPr="00D66AD1">
        <w:t>Properties: Provider ID, Name, Services Offered (servers, storage, pay-per-use), Contact Information, Cloud Platform (AWS, Azure, Google Cloud, etc.)</w:t>
      </w:r>
    </w:p>
    <w:p w14:paraId="316ABBCF" w14:textId="77777777" w:rsidR="007401E0" w:rsidRPr="00D66AD1" w:rsidRDefault="007401E0" w:rsidP="006D006D">
      <w:pPr>
        <w:pStyle w:val="ListParagraph"/>
        <w:numPr>
          <w:ilvl w:val="0"/>
          <w:numId w:val="23"/>
        </w:numPr>
        <w:divId w:val="417793957"/>
      </w:pPr>
      <w:r w:rsidRPr="00D66AD1">
        <w:t>Cross-Cloud Network Configurations</w:t>
      </w:r>
    </w:p>
    <w:p w14:paraId="66B3CF76" w14:textId="77777777" w:rsidR="007401E0" w:rsidRPr="00D66AD1" w:rsidRDefault="007401E0" w:rsidP="006D006D">
      <w:pPr>
        <w:pStyle w:val="ListParagraph"/>
        <w:numPr>
          <w:ilvl w:val="1"/>
          <w:numId w:val="23"/>
        </w:numPr>
        <w:divId w:val="417793957"/>
        <w:rPr>
          <w:lang w:eastAsia="en-CA"/>
        </w:rPr>
      </w:pPr>
      <w:r w:rsidRPr="00D66AD1">
        <w:t>Properties: Configuration ID</w:t>
      </w:r>
      <w:r w:rsidRPr="00D66AD1">
        <w:rPr>
          <w:lang w:eastAsia="en-CA"/>
        </w:rPr>
        <w:t>, Type (VLAN, VPN), Cloud Platform, Details</w:t>
      </w:r>
    </w:p>
    <w:p w14:paraId="0292CBD2" w14:textId="77777777" w:rsidR="00127287" w:rsidRPr="00127287" w:rsidRDefault="00127287">
      <w:pPr>
        <w:pStyle w:val="Heading3"/>
        <w:spacing w:before="246" w:after="246" w:line="300" w:lineRule="atLeast"/>
        <w:divId w:val="417793957"/>
        <w:rPr>
          <w:rFonts w:ascii="Aptos" w:eastAsia="Times New Roman" w:hAnsi="Aptos" w:cs="Segoe UI"/>
          <w:color w:val="000000"/>
          <w:sz w:val="24"/>
          <w:szCs w:val="25"/>
        </w:rPr>
      </w:pPr>
      <w:r w:rsidRPr="00127287">
        <w:rPr>
          <w:rFonts w:ascii="Aptos" w:eastAsia="Times New Roman" w:hAnsi="Aptos" w:cs="Segoe UI"/>
          <w:color w:val="000000"/>
          <w:sz w:val="24"/>
          <w:szCs w:val="25"/>
        </w:rPr>
        <w:t>Relationships Between Entities</w:t>
      </w:r>
    </w:p>
    <w:p w14:paraId="54A1DFF9" w14:textId="044B482F" w:rsidR="00127287" w:rsidRPr="00127287" w:rsidRDefault="00127287" w:rsidP="0057445A">
      <w:pPr>
        <w:pStyle w:val="ListBullet2"/>
        <w:divId w:val="417793957"/>
        <w:rPr>
          <w:rPrChange w:id="50" w:author="Root Billing Scope" w:date="2025-04-17T01:45:00Z" w16du:dateUtc="2025-04-17T05:45:00Z">
            <w:rPr>
              <w:rFonts w:ascii="Aptos" w:eastAsia="Times New Roman" w:hAnsi="Aptos" w:cs="Segoe UI"/>
              <w:color w:val="000000"/>
              <w:szCs w:val="21"/>
            </w:rPr>
          </w:rPrChange>
        </w:rPr>
        <w:pPrChange w:id="51"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Assets</w:t>
      </w:r>
      <w:r w:rsidRPr="00127287">
        <w:rPr>
          <w:rPrChange w:id="52" w:author="Root Billing Scope" w:date="2025-04-17T01:45:00Z" w16du:dateUtc="2025-04-17T05:45:00Z">
            <w:rPr>
              <w:rFonts w:ascii="Aptos" w:eastAsia="Times New Roman" w:hAnsi="Aptos" w:cs="Segoe UI"/>
              <w:color w:val="000000"/>
              <w:szCs w:val="21"/>
            </w:rPr>
          </w:rPrChange>
        </w:rPr>
        <w:t xml:space="preserve"> are linked to </w:t>
      </w:r>
      <w:r w:rsidRPr="00127287">
        <w:rPr>
          <w:rStyle w:val="Strong"/>
          <w:rFonts w:ascii="Aptos" w:eastAsia="Times New Roman" w:hAnsi="Aptos" w:cs="Segoe UI"/>
          <w:color w:val="000000"/>
          <w:szCs w:val="21"/>
        </w:rPr>
        <w:t>Providers</w:t>
      </w:r>
      <w:r w:rsidRPr="00127287">
        <w:rPr>
          <w:rPrChange w:id="53" w:author="Root Billing Scope" w:date="2025-04-17T01:45:00Z" w16du:dateUtc="2025-04-17T05:45:00Z">
            <w:rPr>
              <w:rFonts w:ascii="Aptos" w:eastAsia="Times New Roman" w:hAnsi="Aptos" w:cs="Segoe UI"/>
              <w:color w:val="000000"/>
              <w:szCs w:val="21"/>
            </w:rPr>
          </w:rPrChange>
        </w:rPr>
        <w:t xml:space="preserve"> </w:t>
      </w:r>
      <w:r w:rsidR="00E852B2">
        <w:rPr>
          <w:rPrChange w:id="54" w:author="Root Billing Scope" w:date="2025-04-17T01:45:00Z" w16du:dateUtc="2025-04-17T05:45:00Z">
            <w:rPr>
              <w:rFonts w:ascii="Aptos" w:eastAsia="Times New Roman" w:hAnsi="Aptos" w:cs="Segoe UI"/>
              <w:color w:val="000000"/>
              <w:szCs w:val="21"/>
            </w:rPr>
          </w:rPrChange>
        </w:rPr>
        <w:t xml:space="preserve">or </w:t>
      </w:r>
      <w:r w:rsidR="00E852B2" w:rsidRPr="00E852B2">
        <w:rPr>
          <w:b/>
          <w:rPrChange w:id="55" w:author="Root Billing Scope" w:date="2025-04-17T01:45:00Z" w16du:dateUtc="2025-04-17T05:45:00Z">
            <w:rPr>
              <w:rFonts w:ascii="Aptos" w:eastAsia="Times New Roman" w:hAnsi="Aptos" w:cs="Segoe UI"/>
              <w:b/>
              <w:bCs/>
              <w:color w:val="000000"/>
              <w:szCs w:val="21"/>
            </w:rPr>
          </w:rPrChange>
        </w:rPr>
        <w:t>Cloud Providers</w:t>
      </w:r>
      <w:r w:rsidR="00E852B2">
        <w:rPr>
          <w:rPrChange w:id="56" w:author="Root Billing Scope" w:date="2025-04-17T01:45:00Z" w16du:dateUtc="2025-04-17T05:45:00Z">
            <w:rPr>
              <w:rFonts w:ascii="Aptos" w:eastAsia="Times New Roman" w:hAnsi="Aptos" w:cs="Segoe UI"/>
              <w:color w:val="000000"/>
              <w:szCs w:val="21"/>
            </w:rPr>
          </w:rPrChange>
        </w:rPr>
        <w:t xml:space="preserve"> </w:t>
      </w:r>
      <w:r w:rsidRPr="00127287">
        <w:rPr>
          <w:rPrChange w:id="57" w:author="Root Billing Scope" w:date="2025-04-17T01:45:00Z" w16du:dateUtc="2025-04-17T05:45:00Z">
            <w:rPr>
              <w:rFonts w:ascii="Aptos" w:eastAsia="Times New Roman" w:hAnsi="Aptos" w:cs="Segoe UI"/>
              <w:color w:val="000000"/>
              <w:szCs w:val="21"/>
            </w:rPr>
          </w:rPrChange>
        </w:rPr>
        <w:t>based on the services they offer.</w:t>
      </w:r>
    </w:p>
    <w:p w14:paraId="611A4580" w14:textId="77777777" w:rsidR="00127287" w:rsidRPr="00127287" w:rsidRDefault="00127287" w:rsidP="0057445A">
      <w:pPr>
        <w:pStyle w:val="ListBullet2"/>
        <w:divId w:val="417793957"/>
        <w:rPr>
          <w:rPrChange w:id="58" w:author="Root Billing Scope" w:date="2025-04-17T01:45:00Z" w16du:dateUtc="2025-04-17T05:45:00Z">
            <w:rPr>
              <w:rFonts w:ascii="Aptos" w:eastAsia="Times New Roman" w:hAnsi="Aptos" w:cs="Segoe UI"/>
              <w:color w:val="000000"/>
              <w:szCs w:val="21"/>
            </w:rPr>
          </w:rPrChange>
        </w:rPr>
        <w:pPrChange w:id="59"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Containers</w:t>
      </w:r>
      <w:r w:rsidRPr="00127287">
        <w:rPr>
          <w:rPrChange w:id="60" w:author="Root Billing Scope" w:date="2025-04-17T01:45:00Z" w16du:dateUtc="2025-04-17T05:45:00Z">
            <w:rPr>
              <w:rFonts w:ascii="Aptos" w:eastAsia="Times New Roman" w:hAnsi="Aptos" w:cs="Segoe UI"/>
              <w:color w:val="000000"/>
              <w:szCs w:val="21"/>
            </w:rPr>
          </w:rPrChange>
        </w:rPr>
        <w:t xml:space="preserve"> are associated with </w:t>
      </w:r>
      <w:r w:rsidRPr="00127287">
        <w:rPr>
          <w:rStyle w:val="Strong"/>
          <w:rFonts w:ascii="Aptos" w:eastAsia="Times New Roman" w:hAnsi="Aptos" w:cs="Segoe UI"/>
          <w:color w:val="000000"/>
          <w:szCs w:val="21"/>
        </w:rPr>
        <w:t>Servers</w:t>
      </w:r>
      <w:r w:rsidRPr="00127287">
        <w:rPr>
          <w:rPrChange w:id="61" w:author="Root Billing Scope" w:date="2025-04-17T01:45:00Z" w16du:dateUtc="2025-04-17T05:45:00Z">
            <w:rPr>
              <w:rFonts w:ascii="Aptos" w:eastAsia="Times New Roman" w:hAnsi="Aptos" w:cs="Segoe UI"/>
              <w:color w:val="000000"/>
              <w:szCs w:val="21"/>
            </w:rPr>
          </w:rPrChange>
        </w:rPr>
        <w:t xml:space="preserve"> where they run applications.</w:t>
      </w:r>
    </w:p>
    <w:p w14:paraId="47E91B83" w14:textId="77777777" w:rsidR="00127287" w:rsidRPr="00127287" w:rsidRDefault="00127287" w:rsidP="0057445A">
      <w:pPr>
        <w:pStyle w:val="ListBullet2"/>
        <w:divId w:val="417793957"/>
        <w:rPr>
          <w:rPrChange w:id="62" w:author="Root Billing Scope" w:date="2025-04-17T01:45:00Z" w16du:dateUtc="2025-04-17T05:45:00Z">
            <w:rPr>
              <w:rFonts w:ascii="Aptos" w:eastAsia="Times New Roman" w:hAnsi="Aptos" w:cs="Segoe UI"/>
              <w:color w:val="000000"/>
              <w:szCs w:val="21"/>
            </w:rPr>
          </w:rPrChange>
        </w:rPr>
        <w:pPrChange w:id="63"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Subscriptions</w:t>
      </w:r>
      <w:r w:rsidRPr="00127287">
        <w:rPr>
          <w:rPrChange w:id="64" w:author="Root Billing Scope" w:date="2025-04-17T01:45:00Z" w16du:dateUtc="2025-04-17T05:45:00Z">
            <w:rPr>
              <w:rFonts w:ascii="Aptos" w:eastAsia="Times New Roman" w:hAnsi="Aptos" w:cs="Segoe UI"/>
              <w:color w:val="000000"/>
              <w:szCs w:val="21"/>
            </w:rPr>
          </w:rPrChange>
        </w:rPr>
        <w:t xml:space="preserve"> are linked to </w:t>
      </w:r>
      <w:r w:rsidRPr="00127287">
        <w:rPr>
          <w:rStyle w:val="Strong"/>
          <w:rFonts w:ascii="Aptos" w:eastAsia="Times New Roman" w:hAnsi="Aptos" w:cs="Segoe UI"/>
          <w:color w:val="000000"/>
          <w:szCs w:val="21"/>
        </w:rPr>
        <w:t>Assets</w:t>
      </w:r>
      <w:r w:rsidRPr="00127287">
        <w:rPr>
          <w:rPrChange w:id="65" w:author="Root Billing Scope" w:date="2025-04-17T01:45:00Z" w16du:dateUtc="2025-04-17T05:45:00Z">
            <w:rPr>
              <w:rFonts w:ascii="Aptos" w:eastAsia="Times New Roman" w:hAnsi="Aptos" w:cs="Segoe UI"/>
              <w:color w:val="000000"/>
              <w:szCs w:val="21"/>
            </w:rPr>
          </w:rPrChange>
        </w:rPr>
        <w:t xml:space="preserve"> for tracking renewal dates and terms.</w:t>
      </w:r>
    </w:p>
    <w:p w14:paraId="54D14C87" w14:textId="77777777" w:rsidR="00127287" w:rsidRPr="00127287" w:rsidRDefault="00127287" w:rsidP="0057445A">
      <w:pPr>
        <w:pStyle w:val="ListBullet2"/>
        <w:divId w:val="417793957"/>
        <w:rPr>
          <w:rPrChange w:id="66" w:author="Root Billing Scope" w:date="2025-04-17T01:45:00Z" w16du:dateUtc="2025-04-17T05:45:00Z">
            <w:rPr>
              <w:rFonts w:ascii="Aptos" w:eastAsia="Times New Roman" w:hAnsi="Aptos" w:cs="Segoe UI"/>
              <w:color w:val="000000"/>
              <w:szCs w:val="21"/>
            </w:rPr>
          </w:rPrChange>
        </w:rPr>
        <w:pPrChange w:id="67"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Servers</w:t>
      </w:r>
      <w:r w:rsidRPr="00127287">
        <w:rPr>
          <w:rPrChange w:id="68" w:author="Root Billing Scope" w:date="2025-04-17T01:45:00Z" w16du:dateUtc="2025-04-17T05:45:00Z">
            <w:rPr>
              <w:rFonts w:ascii="Aptos" w:eastAsia="Times New Roman" w:hAnsi="Aptos" w:cs="Segoe UI"/>
              <w:color w:val="000000"/>
              <w:szCs w:val="21"/>
            </w:rPr>
          </w:rPrChange>
        </w:rPr>
        <w:t xml:space="preserve"> have connections to </w:t>
      </w:r>
      <w:r w:rsidRPr="00127287">
        <w:rPr>
          <w:rStyle w:val="Strong"/>
          <w:rFonts w:ascii="Aptos" w:eastAsia="Times New Roman" w:hAnsi="Aptos" w:cs="Segoe UI"/>
          <w:color w:val="000000"/>
          <w:szCs w:val="21"/>
        </w:rPr>
        <w:t>Containers</w:t>
      </w:r>
      <w:r w:rsidRPr="00127287">
        <w:rPr>
          <w:rPrChange w:id="69"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Software</w:t>
      </w:r>
      <w:r w:rsidRPr="00127287">
        <w:rPr>
          <w:rPrChange w:id="70" w:author="Root Billing Scope" w:date="2025-04-17T01:45:00Z" w16du:dateUtc="2025-04-17T05:45:00Z">
            <w:rPr>
              <w:rFonts w:ascii="Aptos" w:eastAsia="Times New Roman" w:hAnsi="Aptos" w:cs="Segoe UI"/>
              <w:color w:val="000000"/>
              <w:szCs w:val="21"/>
            </w:rPr>
          </w:rPrChange>
        </w:rPr>
        <w:t>.</w:t>
      </w:r>
    </w:p>
    <w:p w14:paraId="7C71AC02" w14:textId="77777777" w:rsidR="00127287" w:rsidRPr="00127287" w:rsidRDefault="00127287" w:rsidP="0057445A">
      <w:pPr>
        <w:pStyle w:val="ListBullet2"/>
        <w:divId w:val="417793957"/>
        <w:rPr>
          <w:rPrChange w:id="71" w:author="Root Billing Scope" w:date="2025-04-17T01:45:00Z" w16du:dateUtc="2025-04-17T05:45:00Z">
            <w:rPr>
              <w:rFonts w:ascii="Aptos" w:eastAsia="Times New Roman" w:hAnsi="Aptos" w:cs="Segoe UI"/>
              <w:color w:val="000000"/>
              <w:szCs w:val="21"/>
            </w:rPr>
          </w:rPrChange>
        </w:rPr>
        <w:pPrChange w:id="72"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Network Configurations</w:t>
      </w:r>
      <w:r w:rsidRPr="00127287">
        <w:rPr>
          <w:rPrChange w:id="73" w:author="Root Billing Scope" w:date="2025-04-17T01:45:00Z" w16du:dateUtc="2025-04-17T05:45:00Z">
            <w:rPr>
              <w:rFonts w:ascii="Aptos" w:eastAsia="Times New Roman" w:hAnsi="Aptos" w:cs="Segoe UI"/>
              <w:color w:val="000000"/>
              <w:szCs w:val="21"/>
            </w:rPr>
          </w:rPrChange>
        </w:rPr>
        <w:t xml:space="preserve"> are related to </w:t>
      </w:r>
      <w:r w:rsidRPr="00127287">
        <w:rPr>
          <w:rStyle w:val="Strong"/>
          <w:rFonts w:ascii="Aptos" w:eastAsia="Times New Roman" w:hAnsi="Aptos" w:cs="Segoe UI"/>
          <w:color w:val="000000"/>
          <w:szCs w:val="21"/>
        </w:rPr>
        <w:t>Servers</w:t>
      </w:r>
      <w:r w:rsidRPr="00127287">
        <w:rPr>
          <w:rPrChange w:id="74"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Assets</w:t>
      </w:r>
      <w:r w:rsidRPr="00127287">
        <w:rPr>
          <w:rPrChange w:id="75" w:author="Root Billing Scope" w:date="2025-04-17T01:45:00Z" w16du:dateUtc="2025-04-17T05:45:00Z">
            <w:rPr>
              <w:rFonts w:ascii="Aptos" w:eastAsia="Times New Roman" w:hAnsi="Aptos" w:cs="Segoe UI"/>
              <w:color w:val="000000"/>
              <w:szCs w:val="21"/>
            </w:rPr>
          </w:rPrChange>
        </w:rPr>
        <w:t>.</w:t>
      </w:r>
    </w:p>
    <w:p w14:paraId="2FE0C82E" w14:textId="77777777" w:rsidR="00127287" w:rsidRPr="00127287" w:rsidRDefault="00127287" w:rsidP="0057445A">
      <w:pPr>
        <w:pStyle w:val="ListBullet2"/>
        <w:divId w:val="417793957"/>
        <w:rPr>
          <w:rPrChange w:id="76" w:author="Root Billing Scope" w:date="2025-04-17T01:45:00Z" w16du:dateUtc="2025-04-17T05:45:00Z">
            <w:rPr>
              <w:rFonts w:ascii="Aptos" w:eastAsia="Times New Roman" w:hAnsi="Aptos" w:cs="Segoe UI"/>
              <w:color w:val="000000"/>
              <w:szCs w:val="21"/>
            </w:rPr>
          </w:rPrChange>
        </w:rPr>
        <w:pPrChange w:id="77"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Security Systems</w:t>
      </w:r>
      <w:r w:rsidRPr="00127287">
        <w:rPr>
          <w:rPrChange w:id="78" w:author="Root Billing Scope" w:date="2025-04-17T01:45:00Z" w16du:dateUtc="2025-04-17T05:45:00Z">
            <w:rPr>
              <w:rFonts w:ascii="Aptos" w:eastAsia="Times New Roman" w:hAnsi="Aptos" w:cs="Segoe UI"/>
              <w:color w:val="000000"/>
              <w:szCs w:val="21"/>
            </w:rPr>
          </w:rPrChange>
        </w:rPr>
        <w:t xml:space="preserve"> are linked to </w:t>
      </w:r>
      <w:r w:rsidRPr="00127287">
        <w:rPr>
          <w:rStyle w:val="Strong"/>
          <w:rFonts w:ascii="Aptos" w:eastAsia="Times New Roman" w:hAnsi="Aptos" w:cs="Segoe UI"/>
          <w:color w:val="000000"/>
          <w:szCs w:val="21"/>
        </w:rPr>
        <w:t>Network Configurations</w:t>
      </w:r>
      <w:r w:rsidRPr="00127287">
        <w:rPr>
          <w:rPrChange w:id="79"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Servers</w:t>
      </w:r>
      <w:r w:rsidRPr="00127287">
        <w:rPr>
          <w:rPrChange w:id="80" w:author="Root Billing Scope" w:date="2025-04-17T01:45:00Z" w16du:dateUtc="2025-04-17T05:45:00Z">
            <w:rPr>
              <w:rFonts w:ascii="Aptos" w:eastAsia="Times New Roman" w:hAnsi="Aptos" w:cs="Segoe UI"/>
              <w:color w:val="000000"/>
              <w:szCs w:val="21"/>
            </w:rPr>
          </w:rPrChange>
        </w:rPr>
        <w:t>.</w:t>
      </w:r>
    </w:p>
    <w:p w14:paraId="5D6C6580" w14:textId="77777777" w:rsidR="00127287" w:rsidRPr="00127287" w:rsidRDefault="00127287" w:rsidP="0057445A">
      <w:pPr>
        <w:pStyle w:val="ListBullet2"/>
        <w:divId w:val="417793957"/>
        <w:rPr>
          <w:rPrChange w:id="81" w:author="Root Billing Scope" w:date="2025-04-17T01:45:00Z" w16du:dateUtc="2025-04-17T05:45:00Z">
            <w:rPr>
              <w:rFonts w:ascii="Aptos" w:eastAsia="Times New Roman" w:hAnsi="Aptos" w:cs="Segoe UI"/>
              <w:color w:val="000000"/>
              <w:szCs w:val="21"/>
            </w:rPr>
          </w:rPrChange>
        </w:rPr>
        <w:pPrChange w:id="82"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Backup and Recovery</w:t>
      </w:r>
      <w:r w:rsidRPr="00127287">
        <w:rPr>
          <w:rPrChange w:id="83" w:author="Root Billing Scope" w:date="2025-04-17T01:45:00Z" w16du:dateUtc="2025-04-17T05:45:00Z">
            <w:rPr>
              <w:rFonts w:ascii="Aptos" w:eastAsia="Times New Roman" w:hAnsi="Aptos" w:cs="Segoe UI"/>
              <w:color w:val="000000"/>
              <w:szCs w:val="21"/>
            </w:rPr>
          </w:rPrChange>
        </w:rPr>
        <w:t xml:space="preserve"> settings are associated with </w:t>
      </w:r>
      <w:r w:rsidRPr="00127287">
        <w:rPr>
          <w:rStyle w:val="Strong"/>
          <w:rFonts w:ascii="Aptos" w:eastAsia="Times New Roman" w:hAnsi="Aptos" w:cs="Segoe UI"/>
          <w:color w:val="000000"/>
          <w:szCs w:val="21"/>
        </w:rPr>
        <w:t>Servers</w:t>
      </w:r>
      <w:r w:rsidRPr="00127287">
        <w:rPr>
          <w:rPrChange w:id="84"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Cloud Storage</w:t>
      </w:r>
      <w:r w:rsidRPr="00127287">
        <w:rPr>
          <w:rPrChange w:id="85" w:author="Root Billing Scope" w:date="2025-04-17T01:45:00Z" w16du:dateUtc="2025-04-17T05:45:00Z">
            <w:rPr>
              <w:rFonts w:ascii="Aptos" w:eastAsia="Times New Roman" w:hAnsi="Aptos" w:cs="Segoe UI"/>
              <w:color w:val="000000"/>
              <w:szCs w:val="21"/>
            </w:rPr>
          </w:rPrChange>
        </w:rPr>
        <w:t>.</w:t>
      </w:r>
    </w:p>
    <w:p w14:paraId="227EC2B5" w14:textId="77777777" w:rsidR="00127287" w:rsidRPr="00127287" w:rsidRDefault="00127287" w:rsidP="0057445A">
      <w:pPr>
        <w:pStyle w:val="ListBullet2"/>
        <w:divId w:val="417793957"/>
        <w:rPr>
          <w:rPrChange w:id="86" w:author="Root Billing Scope" w:date="2025-04-17T01:45:00Z" w16du:dateUtc="2025-04-17T05:45:00Z">
            <w:rPr>
              <w:rFonts w:ascii="Aptos" w:eastAsia="Times New Roman" w:hAnsi="Aptos" w:cs="Segoe UI"/>
              <w:color w:val="000000"/>
              <w:szCs w:val="21"/>
            </w:rPr>
          </w:rPrChange>
        </w:rPr>
        <w:pPrChange w:id="87"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Cloud Storage</w:t>
      </w:r>
      <w:r w:rsidRPr="00127287">
        <w:rPr>
          <w:rPrChange w:id="88" w:author="Root Billing Scope" w:date="2025-04-17T01:45:00Z" w16du:dateUtc="2025-04-17T05:45:00Z">
            <w:rPr>
              <w:rFonts w:ascii="Aptos" w:eastAsia="Times New Roman" w:hAnsi="Aptos" w:cs="Segoe UI"/>
              <w:color w:val="000000"/>
              <w:szCs w:val="21"/>
            </w:rPr>
          </w:rPrChange>
        </w:rPr>
        <w:t xml:space="preserve"> is linked to </w:t>
      </w:r>
      <w:r w:rsidRPr="00127287">
        <w:rPr>
          <w:rStyle w:val="Strong"/>
          <w:rFonts w:ascii="Aptos" w:eastAsia="Times New Roman" w:hAnsi="Aptos" w:cs="Segoe UI"/>
          <w:color w:val="000000"/>
          <w:szCs w:val="21"/>
        </w:rPr>
        <w:t>Providers</w:t>
      </w:r>
      <w:r w:rsidRPr="00127287">
        <w:rPr>
          <w:rPrChange w:id="89"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Assets</w:t>
      </w:r>
      <w:r w:rsidRPr="00127287">
        <w:rPr>
          <w:rPrChange w:id="90" w:author="Root Billing Scope" w:date="2025-04-17T01:45:00Z" w16du:dateUtc="2025-04-17T05:45:00Z">
            <w:rPr>
              <w:rFonts w:ascii="Aptos" w:eastAsia="Times New Roman" w:hAnsi="Aptos" w:cs="Segoe UI"/>
              <w:color w:val="000000"/>
              <w:szCs w:val="21"/>
            </w:rPr>
          </w:rPrChange>
        </w:rPr>
        <w:t>.</w:t>
      </w:r>
    </w:p>
    <w:p w14:paraId="7400601C" w14:textId="77777777" w:rsidR="00127287" w:rsidRPr="00127287" w:rsidRDefault="00127287" w:rsidP="0057445A">
      <w:pPr>
        <w:pStyle w:val="ListBullet2"/>
        <w:divId w:val="417793957"/>
        <w:rPr>
          <w:rPrChange w:id="91" w:author="Root Billing Scope" w:date="2025-04-17T01:45:00Z" w16du:dateUtc="2025-04-17T05:45:00Z">
            <w:rPr>
              <w:rFonts w:ascii="Aptos" w:eastAsia="Times New Roman" w:hAnsi="Aptos" w:cs="Segoe UI"/>
              <w:color w:val="000000"/>
              <w:szCs w:val="21"/>
            </w:rPr>
          </w:rPrChange>
        </w:rPr>
        <w:pPrChange w:id="92"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Load Balancers</w:t>
      </w:r>
      <w:r w:rsidRPr="00127287">
        <w:rPr>
          <w:rPrChange w:id="93"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API Gateways</w:t>
      </w:r>
      <w:r w:rsidRPr="00127287">
        <w:rPr>
          <w:rPrChange w:id="94" w:author="Root Billing Scope" w:date="2025-04-17T01:45:00Z" w16du:dateUtc="2025-04-17T05:45:00Z">
            <w:rPr>
              <w:rFonts w:ascii="Aptos" w:eastAsia="Times New Roman" w:hAnsi="Aptos" w:cs="Segoe UI"/>
              <w:color w:val="000000"/>
              <w:szCs w:val="21"/>
            </w:rPr>
          </w:rPrChange>
        </w:rPr>
        <w:t xml:space="preserve"> are connected to </w:t>
      </w:r>
      <w:r w:rsidRPr="00127287">
        <w:rPr>
          <w:rStyle w:val="Strong"/>
          <w:rFonts w:ascii="Aptos" w:eastAsia="Times New Roman" w:hAnsi="Aptos" w:cs="Segoe UI"/>
          <w:color w:val="000000"/>
          <w:szCs w:val="21"/>
        </w:rPr>
        <w:t>Servers</w:t>
      </w:r>
      <w:r w:rsidRPr="00127287">
        <w:rPr>
          <w:rPrChange w:id="95"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Network Configurations</w:t>
      </w:r>
      <w:r w:rsidRPr="00127287">
        <w:rPr>
          <w:rPrChange w:id="96" w:author="Root Billing Scope" w:date="2025-04-17T01:45:00Z" w16du:dateUtc="2025-04-17T05:45:00Z">
            <w:rPr>
              <w:rFonts w:ascii="Aptos" w:eastAsia="Times New Roman" w:hAnsi="Aptos" w:cs="Segoe UI"/>
              <w:color w:val="000000"/>
              <w:szCs w:val="21"/>
            </w:rPr>
          </w:rPrChange>
        </w:rPr>
        <w:t>.</w:t>
      </w:r>
    </w:p>
    <w:p w14:paraId="4D740184" w14:textId="77777777" w:rsidR="00127287" w:rsidRPr="00127287" w:rsidRDefault="00127287" w:rsidP="0057445A">
      <w:pPr>
        <w:pStyle w:val="ListBullet2"/>
        <w:divId w:val="417793957"/>
        <w:rPr>
          <w:rPrChange w:id="97" w:author="Root Billing Scope" w:date="2025-04-17T01:45:00Z" w16du:dateUtc="2025-04-17T05:45:00Z">
            <w:rPr>
              <w:rFonts w:ascii="Aptos" w:eastAsia="Times New Roman" w:hAnsi="Aptos" w:cs="Segoe UI"/>
              <w:color w:val="000000"/>
              <w:szCs w:val="21"/>
            </w:rPr>
          </w:rPrChange>
        </w:rPr>
        <w:pPrChange w:id="98"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Monitoring and Logging Tools</w:t>
      </w:r>
      <w:r w:rsidRPr="00127287">
        <w:rPr>
          <w:rPrChange w:id="99" w:author="Root Billing Scope" w:date="2025-04-17T01:45:00Z" w16du:dateUtc="2025-04-17T05:45:00Z">
            <w:rPr>
              <w:rFonts w:ascii="Aptos" w:eastAsia="Times New Roman" w:hAnsi="Aptos" w:cs="Segoe UI"/>
              <w:color w:val="000000"/>
              <w:szCs w:val="21"/>
            </w:rPr>
          </w:rPrChange>
        </w:rPr>
        <w:t xml:space="preserve"> are related to </w:t>
      </w:r>
      <w:r w:rsidRPr="00127287">
        <w:rPr>
          <w:rStyle w:val="Strong"/>
          <w:rFonts w:ascii="Aptos" w:eastAsia="Times New Roman" w:hAnsi="Aptos" w:cs="Segoe UI"/>
          <w:color w:val="000000"/>
          <w:szCs w:val="21"/>
        </w:rPr>
        <w:t>Servers</w:t>
      </w:r>
      <w:r w:rsidRPr="00127287">
        <w:rPr>
          <w:rPrChange w:id="100"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Network Configurations</w:t>
      </w:r>
      <w:r w:rsidRPr="00127287">
        <w:rPr>
          <w:rPrChange w:id="101" w:author="Root Billing Scope" w:date="2025-04-17T01:45:00Z" w16du:dateUtc="2025-04-17T05:45:00Z">
            <w:rPr>
              <w:rFonts w:ascii="Aptos" w:eastAsia="Times New Roman" w:hAnsi="Aptos" w:cs="Segoe UI"/>
              <w:color w:val="000000"/>
              <w:szCs w:val="21"/>
            </w:rPr>
          </w:rPrChange>
        </w:rPr>
        <w:t>.</w:t>
      </w:r>
    </w:p>
    <w:p w14:paraId="766AFBCB" w14:textId="422B91A2" w:rsidR="00127287" w:rsidRDefault="00127287" w:rsidP="0057445A">
      <w:pPr>
        <w:pStyle w:val="ListBullet2"/>
        <w:divId w:val="417793957"/>
        <w:rPr>
          <w:rPrChange w:id="102" w:author="Root Billing Scope" w:date="2025-04-17T01:45:00Z" w16du:dateUtc="2025-04-17T05:45:00Z">
            <w:rPr>
              <w:rFonts w:ascii="Aptos" w:eastAsia="Times New Roman" w:hAnsi="Aptos" w:cs="Segoe UI"/>
              <w:color w:val="000000"/>
              <w:szCs w:val="21"/>
            </w:rPr>
          </w:rPrChange>
        </w:rPr>
        <w:pPrChange w:id="103"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IAM</w:t>
      </w:r>
      <w:r w:rsidRPr="00127287">
        <w:rPr>
          <w:rPrChange w:id="104" w:author="Root Billing Scope" w:date="2025-04-17T01:45:00Z" w16du:dateUtc="2025-04-17T05:45:00Z">
            <w:rPr>
              <w:rFonts w:ascii="Aptos" w:eastAsia="Times New Roman" w:hAnsi="Aptos" w:cs="Segoe UI"/>
              <w:color w:val="000000"/>
              <w:szCs w:val="21"/>
            </w:rPr>
          </w:rPrChange>
        </w:rPr>
        <w:t xml:space="preserve"> is linked to </w:t>
      </w:r>
      <w:r w:rsidRPr="00127287">
        <w:rPr>
          <w:rStyle w:val="Strong"/>
          <w:rFonts w:ascii="Aptos" w:eastAsia="Times New Roman" w:hAnsi="Aptos" w:cs="Segoe UI"/>
          <w:color w:val="000000"/>
          <w:szCs w:val="21"/>
        </w:rPr>
        <w:t>Assets</w:t>
      </w:r>
      <w:r w:rsidRPr="00127287">
        <w:rPr>
          <w:rPrChange w:id="105"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Servers</w:t>
      </w:r>
      <w:r w:rsidRPr="00127287">
        <w:rPr>
          <w:rPrChange w:id="106" w:author="Root Billing Scope" w:date="2025-04-17T01:45:00Z" w16du:dateUtc="2025-04-17T05:45:00Z">
            <w:rPr>
              <w:rFonts w:ascii="Aptos" w:eastAsia="Times New Roman" w:hAnsi="Aptos" w:cs="Segoe UI"/>
              <w:color w:val="000000"/>
              <w:szCs w:val="21"/>
            </w:rPr>
          </w:rPrChange>
        </w:rPr>
        <w:t xml:space="preserve"> for managing user roles and permissions.</w:t>
      </w:r>
    </w:p>
    <w:p w14:paraId="407BF7E8" w14:textId="330D5B49" w:rsidR="0069035C" w:rsidRPr="00C54E30" w:rsidRDefault="00265A09" w:rsidP="0057445A">
      <w:pPr>
        <w:pStyle w:val="ListBullet2"/>
        <w:divId w:val="417793957"/>
        <w:rPr>
          <w:b/>
          <w:rPrChange w:id="107" w:author="Root Billing Scope" w:date="2025-04-17T01:45:00Z" w16du:dateUtc="2025-04-17T05:45:00Z">
            <w:rPr>
              <w:rFonts w:ascii="Aptos" w:eastAsia="Times New Roman" w:hAnsi="Aptos" w:cs="Segoe UI"/>
              <w:b/>
              <w:bCs/>
              <w:color w:val="000000"/>
              <w:szCs w:val="21"/>
            </w:rPr>
          </w:rPrChange>
        </w:rPr>
        <w:pPrChange w:id="108"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265A09">
        <w:rPr>
          <w:b/>
          <w:rPrChange w:id="109" w:author="Root Billing Scope" w:date="2025-04-17T01:45:00Z" w16du:dateUtc="2025-04-17T05:45:00Z">
            <w:rPr>
              <w:rFonts w:ascii="Aptos" w:eastAsia="Times New Roman" w:hAnsi="Aptos" w:cs="Segoe UI"/>
              <w:b/>
              <w:bCs/>
              <w:color w:val="000000"/>
              <w:szCs w:val="21"/>
            </w:rPr>
          </w:rPrChange>
        </w:rPr>
        <w:t>Cross-Cloud Network Configurations</w:t>
      </w:r>
      <w:r>
        <w:rPr>
          <w:rPrChange w:id="110" w:author="Root Billing Scope" w:date="2025-04-17T01:45:00Z" w16du:dateUtc="2025-04-17T05:45:00Z">
            <w:rPr>
              <w:rFonts w:ascii="Aptos" w:eastAsia="Times New Roman" w:hAnsi="Aptos" w:cs="Segoe UI"/>
              <w:color w:val="000000"/>
              <w:szCs w:val="21"/>
            </w:rPr>
          </w:rPrChange>
        </w:rPr>
        <w:t xml:space="preserve"> link two different </w:t>
      </w:r>
      <w:r>
        <w:rPr>
          <w:b/>
          <w:rPrChange w:id="111" w:author="Root Billing Scope" w:date="2025-04-17T01:45:00Z" w16du:dateUtc="2025-04-17T05:45:00Z">
            <w:rPr>
              <w:rFonts w:ascii="Aptos" w:eastAsia="Times New Roman" w:hAnsi="Aptos" w:cs="Segoe UI"/>
              <w:b/>
              <w:bCs/>
              <w:color w:val="000000"/>
              <w:szCs w:val="21"/>
            </w:rPr>
          </w:rPrChange>
        </w:rPr>
        <w:t>C</w:t>
      </w:r>
      <w:r w:rsidRPr="00265A09">
        <w:rPr>
          <w:b/>
          <w:rPrChange w:id="112" w:author="Root Billing Scope" w:date="2025-04-17T01:45:00Z" w16du:dateUtc="2025-04-17T05:45:00Z">
            <w:rPr>
              <w:rFonts w:ascii="Aptos" w:eastAsia="Times New Roman" w:hAnsi="Aptos" w:cs="Segoe UI"/>
              <w:b/>
              <w:bCs/>
              <w:color w:val="000000"/>
              <w:szCs w:val="21"/>
            </w:rPr>
          </w:rPrChange>
        </w:rPr>
        <w:t xml:space="preserve">loud </w:t>
      </w:r>
      <w:r>
        <w:rPr>
          <w:b/>
          <w:rPrChange w:id="113" w:author="Root Billing Scope" w:date="2025-04-17T01:45:00Z" w16du:dateUtc="2025-04-17T05:45:00Z">
            <w:rPr>
              <w:rFonts w:ascii="Aptos" w:eastAsia="Times New Roman" w:hAnsi="Aptos" w:cs="Segoe UI"/>
              <w:b/>
              <w:bCs/>
              <w:color w:val="000000"/>
              <w:szCs w:val="21"/>
            </w:rPr>
          </w:rPrChange>
        </w:rPr>
        <w:t>P</w:t>
      </w:r>
      <w:r w:rsidRPr="00265A09">
        <w:rPr>
          <w:b/>
          <w:rPrChange w:id="114" w:author="Root Billing Scope" w:date="2025-04-17T01:45:00Z" w16du:dateUtc="2025-04-17T05:45:00Z">
            <w:rPr>
              <w:rFonts w:ascii="Aptos" w:eastAsia="Times New Roman" w:hAnsi="Aptos" w:cs="Segoe UI"/>
              <w:b/>
              <w:bCs/>
              <w:color w:val="000000"/>
              <w:szCs w:val="21"/>
            </w:rPr>
          </w:rPrChange>
        </w:rPr>
        <w:t>roviders</w:t>
      </w:r>
      <w:r w:rsidR="00E247C5">
        <w:rPr>
          <w:rPrChange w:id="115" w:author="Root Billing Scope" w:date="2025-04-17T01:45:00Z" w16du:dateUtc="2025-04-17T05:45:00Z">
            <w:rPr>
              <w:rFonts w:ascii="Aptos" w:eastAsia="Times New Roman" w:hAnsi="Aptos" w:cs="Segoe UI"/>
              <w:color w:val="000000"/>
              <w:szCs w:val="21"/>
            </w:rPr>
          </w:rPrChange>
        </w:rPr>
        <w:t xml:space="preserve"> and provide details about the connection.</w:t>
      </w:r>
    </w:p>
    <w:p w14:paraId="4F051FEA" w14:textId="77777777" w:rsidR="00C54E30" w:rsidRDefault="00C54E30" w:rsidP="00C54E30">
      <w:pPr>
        <w:spacing w:before="100" w:beforeAutospacing="1" w:after="100" w:afterAutospacing="1" w:line="300" w:lineRule="atLeast"/>
        <w:divId w:val="417793957"/>
        <w:rPr>
          <w:rFonts w:ascii="Aptos" w:eastAsia="Times New Roman" w:hAnsi="Aptos" w:cs="Segoe UI"/>
          <w:szCs w:val="21"/>
        </w:rPr>
      </w:pPr>
    </w:p>
    <w:p w14:paraId="0AF4DE1F" w14:textId="4F9B7058" w:rsidR="00C54E30" w:rsidRPr="00A04C86" w:rsidRDefault="00C54E30" w:rsidP="00C54E30">
      <w:pPr>
        <w:spacing w:before="100" w:beforeAutospacing="1" w:after="100" w:afterAutospacing="1" w:line="300" w:lineRule="atLeast"/>
        <w:divId w:val="417793957"/>
        <w:rPr>
          <w:rFonts w:ascii="Aptos" w:eastAsia="Times New Roman" w:hAnsi="Aptos" w:cs="Segoe UI"/>
          <w:b/>
          <w:bCs/>
          <w:color w:val="000000"/>
          <w:szCs w:val="21"/>
        </w:rPr>
      </w:pPr>
    </w:p>
    <w:sectPr w:rsidR="00C54E30" w:rsidRPr="00A04C8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2144" w14:textId="77777777" w:rsidR="0072597C" w:rsidRDefault="0072597C" w:rsidP="00EB24AD">
      <w:pPr>
        <w:spacing w:after="0" w:line="240" w:lineRule="auto"/>
      </w:pPr>
      <w:r>
        <w:separator/>
      </w:r>
    </w:p>
  </w:endnote>
  <w:endnote w:type="continuationSeparator" w:id="0">
    <w:p w14:paraId="17B4F0CD" w14:textId="77777777" w:rsidR="0072597C" w:rsidRDefault="0072597C" w:rsidP="00EB24AD">
      <w:pPr>
        <w:spacing w:after="0" w:line="240" w:lineRule="auto"/>
      </w:pPr>
      <w:r>
        <w:continuationSeparator/>
      </w:r>
    </w:p>
  </w:endnote>
  <w:endnote w:type="continuationNotice" w:id="1">
    <w:p w14:paraId="2CC7FB4E" w14:textId="77777777" w:rsidR="0072597C" w:rsidRDefault="007259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ave Nerd Font Propo">
    <w:panose1 w:val="020B0509030604020203"/>
    <w:charset w:val="00"/>
    <w:family w:val="modern"/>
    <w:pitch w:val="variable"/>
    <w:sig w:usb0="E00002FF" w:usb1="1000F8FB" w:usb2="0004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D62D" w14:textId="77777777" w:rsidR="00EB24AD" w:rsidRDefault="00EB24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E2406" w14:textId="77777777" w:rsidR="00EB24AD" w:rsidRDefault="00EB24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B877" w14:textId="77777777" w:rsidR="00EB24AD" w:rsidRDefault="00EB2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2B192" w14:textId="77777777" w:rsidR="0072597C" w:rsidRDefault="0072597C" w:rsidP="00EB24AD">
      <w:pPr>
        <w:spacing w:after="0" w:line="240" w:lineRule="auto"/>
      </w:pPr>
      <w:r>
        <w:separator/>
      </w:r>
    </w:p>
  </w:footnote>
  <w:footnote w:type="continuationSeparator" w:id="0">
    <w:p w14:paraId="13C81A9F" w14:textId="77777777" w:rsidR="0072597C" w:rsidRDefault="0072597C" w:rsidP="00EB24AD">
      <w:pPr>
        <w:spacing w:after="0" w:line="240" w:lineRule="auto"/>
      </w:pPr>
      <w:r>
        <w:continuationSeparator/>
      </w:r>
    </w:p>
  </w:footnote>
  <w:footnote w:type="continuationNotice" w:id="1">
    <w:p w14:paraId="2678E55C" w14:textId="77777777" w:rsidR="0072597C" w:rsidRDefault="007259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7B5F" w14:textId="77777777" w:rsidR="00EB24AD" w:rsidRDefault="00EB24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1548" w14:textId="77777777" w:rsidR="00EB24AD" w:rsidRDefault="00EB24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D3DD" w14:textId="77777777" w:rsidR="00EB24AD" w:rsidRDefault="00EB24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31039A8"/>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E1564BD"/>
    <w:multiLevelType w:val="hybridMultilevel"/>
    <w:tmpl w:val="EA0A26C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199B0BD2"/>
    <w:multiLevelType w:val="multilevel"/>
    <w:tmpl w:val="5BECC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A6608"/>
    <w:multiLevelType w:val="multilevel"/>
    <w:tmpl w:val="12F8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C4074"/>
    <w:multiLevelType w:val="multilevel"/>
    <w:tmpl w:val="B3A8DF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F7854"/>
    <w:multiLevelType w:val="multilevel"/>
    <w:tmpl w:val="156879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031808"/>
    <w:multiLevelType w:val="hybridMultilevel"/>
    <w:tmpl w:val="319C86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1C45E76"/>
    <w:multiLevelType w:val="multilevel"/>
    <w:tmpl w:val="5EF6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F0056"/>
    <w:multiLevelType w:val="hybridMultilevel"/>
    <w:tmpl w:val="113A51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3BD94007"/>
    <w:multiLevelType w:val="hybridMultilevel"/>
    <w:tmpl w:val="0D0CD6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C201204"/>
    <w:multiLevelType w:val="hybridMultilevel"/>
    <w:tmpl w:val="C0CCE4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645436E5"/>
    <w:multiLevelType w:val="hybridMultilevel"/>
    <w:tmpl w:val="68CAA14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6E1A3200"/>
    <w:multiLevelType w:val="hybridMultilevel"/>
    <w:tmpl w:val="BAC4A8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DB01927"/>
    <w:multiLevelType w:val="multilevel"/>
    <w:tmpl w:val="517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294213">
    <w:abstractNumId w:val="6"/>
  </w:num>
  <w:num w:numId="2" w16cid:durableId="541524944">
    <w:abstractNumId w:val="12"/>
  </w:num>
  <w:num w:numId="3" w16cid:durableId="1126972771">
    <w:abstractNumId w:val="9"/>
  </w:num>
  <w:num w:numId="4" w16cid:durableId="1545213485">
    <w:abstractNumId w:val="11"/>
  </w:num>
  <w:num w:numId="5" w16cid:durableId="319504289">
    <w:abstractNumId w:val="8"/>
  </w:num>
  <w:num w:numId="6" w16cid:durableId="2077779730">
    <w:abstractNumId w:val="10"/>
  </w:num>
  <w:num w:numId="7" w16cid:durableId="1451314164">
    <w:abstractNumId w:val="1"/>
  </w:num>
  <w:num w:numId="8" w16cid:durableId="391003800">
    <w:abstractNumId w:val="13"/>
  </w:num>
  <w:num w:numId="9" w16cid:durableId="2002200059">
    <w:abstractNumId w:val="7"/>
  </w:num>
  <w:num w:numId="10" w16cid:durableId="413405667">
    <w:abstractNumId w:val="4"/>
  </w:num>
  <w:num w:numId="11" w16cid:durableId="204625309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43105281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96931139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88582805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80635784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64967593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49495101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77255025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21262449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76063852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43806221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72052249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859126922">
    <w:abstractNumId w:val="4"/>
    <w:lvlOverride w:ilvl="0">
      <w:lvl w:ilvl="0">
        <w:start w:val="1"/>
        <w:numFmt w:val="decimal"/>
        <w:lvlText w:val="%1."/>
        <w:lvlJc w:val="left"/>
        <w:pPr>
          <w:tabs>
            <w:tab w:val="num" w:pos="720"/>
          </w:tabs>
          <w:ind w:left="720" w:hanging="360"/>
        </w:p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4" w16cid:durableId="527790925">
    <w:abstractNumId w:val="3"/>
  </w:num>
  <w:num w:numId="25" w16cid:durableId="986590481">
    <w:abstractNumId w:val="5"/>
  </w:num>
  <w:num w:numId="26" w16cid:durableId="1755780940">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76915273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03961726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202952512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48100274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1935629322">
    <w:abstractNumId w:val="2"/>
  </w:num>
  <w:num w:numId="32" w16cid:durableId="5966695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ot Billing Scope">
    <w15:presenceInfo w15:providerId="AD" w15:userId="S::tech@jeremygf.com::3afce8ea-5374-4823-a43e-dcc9e7f170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E4"/>
    <w:rsid w:val="0006747E"/>
    <w:rsid w:val="00070354"/>
    <w:rsid w:val="00097302"/>
    <w:rsid w:val="00127287"/>
    <w:rsid w:val="00140229"/>
    <w:rsid w:val="002320C9"/>
    <w:rsid w:val="00265A09"/>
    <w:rsid w:val="0026752F"/>
    <w:rsid w:val="0031527C"/>
    <w:rsid w:val="00332AD6"/>
    <w:rsid w:val="00447E02"/>
    <w:rsid w:val="004F773E"/>
    <w:rsid w:val="00530B93"/>
    <w:rsid w:val="0057445A"/>
    <w:rsid w:val="005D266E"/>
    <w:rsid w:val="00670696"/>
    <w:rsid w:val="0069035C"/>
    <w:rsid w:val="006D006D"/>
    <w:rsid w:val="00716ABA"/>
    <w:rsid w:val="0072597C"/>
    <w:rsid w:val="007401E0"/>
    <w:rsid w:val="00764C11"/>
    <w:rsid w:val="007C59E4"/>
    <w:rsid w:val="008927AE"/>
    <w:rsid w:val="009101F7"/>
    <w:rsid w:val="00954C61"/>
    <w:rsid w:val="00A04C86"/>
    <w:rsid w:val="00A12C41"/>
    <w:rsid w:val="00A91A65"/>
    <w:rsid w:val="00A95B60"/>
    <w:rsid w:val="00BE06AB"/>
    <w:rsid w:val="00C06308"/>
    <w:rsid w:val="00C445E4"/>
    <w:rsid w:val="00C54E30"/>
    <w:rsid w:val="00C737E7"/>
    <w:rsid w:val="00C91537"/>
    <w:rsid w:val="00C95DA8"/>
    <w:rsid w:val="00CD1047"/>
    <w:rsid w:val="00D66AD1"/>
    <w:rsid w:val="00D918D7"/>
    <w:rsid w:val="00DB3251"/>
    <w:rsid w:val="00DC682A"/>
    <w:rsid w:val="00E247C5"/>
    <w:rsid w:val="00E469FF"/>
    <w:rsid w:val="00E53ED4"/>
    <w:rsid w:val="00E70C68"/>
    <w:rsid w:val="00E72C64"/>
    <w:rsid w:val="00E852B2"/>
    <w:rsid w:val="00EB24AD"/>
    <w:rsid w:val="00ED66F8"/>
    <w:rsid w:val="00F42D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FBF6"/>
  <w15:chartTrackingRefBased/>
  <w15:docId w15:val="{19CFE24E-9D21-4B6D-B0D0-68B1C597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E0"/>
  </w:style>
  <w:style w:type="paragraph" w:styleId="Heading1">
    <w:name w:val="heading 1"/>
    <w:basedOn w:val="Normal"/>
    <w:next w:val="Normal"/>
    <w:link w:val="Heading1Char"/>
    <w:uiPriority w:val="9"/>
    <w:qFormat/>
    <w:rsid w:val="00C44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4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4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5E4"/>
    <w:rPr>
      <w:rFonts w:eastAsiaTheme="majorEastAsia" w:cstheme="majorBidi"/>
      <w:color w:val="272727" w:themeColor="text1" w:themeTint="D8"/>
    </w:rPr>
  </w:style>
  <w:style w:type="paragraph" w:styleId="Title">
    <w:name w:val="Title"/>
    <w:basedOn w:val="Normal"/>
    <w:next w:val="Normal"/>
    <w:link w:val="TitleChar"/>
    <w:uiPriority w:val="10"/>
    <w:qFormat/>
    <w:rsid w:val="00C44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5E4"/>
    <w:pPr>
      <w:spacing w:before="160"/>
      <w:jc w:val="center"/>
    </w:pPr>
    <w:rPr>
      <w:i/>
      <w:iCs/>
      <w:color w:val="404040" w:themeColor="text1" w:themeTint="BF"/>
    </w:rPr>
  </w:style>
  <w:style w:type="character" w:customStyle="1" w:styleId="QuoteChar">
    <w:name w:val="Quote Char"/>
    <w:basedOn w:val="DefaultParagraphFont"/>
    <w:link w:val="Quote"/>
    <w:uiPriority w:val="29"/>
    <w:rsid w:val="00C445E4"/>
    <w:rPr>
      <w:i/>
      <w:iCs/>
      <w:color w:val="404040" w:themeColor="text1" w:themeTint="BF"/>
    </w:rPr>
  </w:style>
  <w:style w:type="paragraph" w:styleId="ListParagraph">
    <w:name w:val="List Paragraph"/>
    <w:basedOn w:val="Normal"/>
    <w:uiPriority w:val="34"/>
    <w:qFormat/>
    <w:rsid w:val="00C445E4"/>
    <w:pPr>
      <w:ind w:left="720"/>
      <w:contextualSpacing/>
    </w:pPr>
  </w:style>
  <w:style w:type="character" w:styleId="IntenseEmphasis">
    <w:name w:val="Intense Emphasis"/>
    <w:basedOn w:val="DefaultParagraphFont"/>
    <w:uiPriority w:val="21"/>
    <w:qFormat/>
    <w:rsid w:val="00C445E4"/>
    <w:rPr>
      <w:i/>
      <w:iCs/>
      <w:color w:val="0F4761" w:themeColor="accent1" w:themeShade="BF"/>
    </w:rPr>
  </w:style>
  <w:style w:type="paragraph" w:styleId="IntenseQuote">
    <w:name w:val="Intense Quote"/>
    <w:basedOn w:val="Normal"/>
    <w:next w:val="Normal"/>
    <w:link w:val="IntenseQuoteChar"/>
    <w:uiPriority w:val="30"/>
    <w:qFormat/>
    <w:rsid w:val="00C44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5E4"/>
    <w:rPr>
      <w:i/>
      <w:iCs/>
      <w:color w:val="0F4761" w:themeColor="accent1" w:themeShade="BF"/>
    </w:rPr>
  </w:style>
  <w:style w:type="character" w:styleId="IntenseReference">
    <w:name w:val="Intense Reference"/>
    <w:basedOn w:val="DefaultParagraphFont"/>
    <w:uiPriority w:val="32"/>
    <w:qFormat/>
    <w:rsid w:val="00C445E4"/>
    <w:rPr>
      <w:b/>
      <w:bCs/>
      <w:smallCaps/>
      <w:color w:val="0F4761" w:themeColor="accent1" w:themeShade="BF"/>
      <w:spacing w:val="5"/>
    </w:rPr>
  </w:style>
  <w:style w:type="paragraph" w:styleId="NormalWeb">
    <w:name w:val="Normal (Web)"/>
    <w:basedOn w:val="Normal"/>
    <w:uiPriority w:val="99"/>
    <w:unhideWhenUsed/>
    <w:rsid w:val="002320C9"/>
    <w:pPr>
      <w:spacing w:before="100" w:beforeAutospacing="1" w:after="100" w:afterAutospacing="1" w:line="240" w:lineRule="auto"/>
    </w:pPr>
    <w:rPr>
      <w:rFonts w:ascii="Agave Nerd Font Propo" w:eastAsiaTheme="minorEastAsia" w:hAnsi="Agave Nerd Font Propo" w:cs="Agave Nerd Font Propo"/>
      <w:kern w:val="0"/>
      <w:lang w:eastAsia="en-CA"/>
      <w14:ligatures w14:val="none"/>
    </w:rPr>
  </w:style>
  <w:style w:type="character" w:styleId="Strong">
    <w:name w:val="Strong"/>
    <w:basedOn w:val="DefaultParagraphFont"/>
    <w:uiPriority w:val="22"/>
    <w:qFormat/>
    <w:rsid w:val="002320C9"/>
    <w:rPr>
      <w:b/>
      <w:bCs/>
    </w:rPr>
  </w:style>
  <w:style w:type="character" w:styleId="PlaceholderText">
    <w:name w:val="Placeholder Text"/>
    <w:basedOn w:val="DefaultParagraphFont"/>
    <w:uiPriority w:val="99"/>
    <w:semiHidden/>
    <w:rsid w:val="00E72C64"/>
    <w:rPr>
      <w:color w:val="666666"/>
    </w:rPr>
  </w:style>
  <w:style w:type="paragraph" w:styleId="Header">
    <w:name w:val="header"/>
    <w:basedOn w:val="Normal"/>
    <w:link w:val="HeaderChar"/>
    <w:uiPriority w:val="99"/>
    <w:unhideWhenUsed/>
    <w:rsid w:val="00EB2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4AD"/>
  </w:style>
  <w:style w:type="paragraph" w:styleId="Footer">
    <w:name w:val="footer"/>
    <w:basedOn w:val="Normal"/>
    <w:link w:val="FooterChar"/>
    <w:uiPriority w:val="99"/>
    <w:unhideWhenUsed/>
    <w:rsid w:val="00EB2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4AD"/>
  </w:style>
  <w:style w:type="paragraph" w:styleId="List3">
    <w:name w:val="List 3"/>
    <w:basedOn w:val="Normal"/>
    <w:uiPriority w:val="99"/>
    <w:unhideWhenUsed/>
    <w:rsid w:val="0072597C"/>
    <w:pPr>
      <w:ind w:left="849" w:hanging="283"/>
      <w:contextualSpacing/>
    </w:pPr>
  </w:style>
  <w:style w:type="paragraph" w:styleId="ListBullet2">
    <w:name w:val="List Bullet 2"/>
    <w:basedOn w:val="Normal"/>
    <w:uiPriority w:val="99"/>
    <w:unhideWhenUsed/>
    <w:rsid w:val="0057445A"/>
    <w:pPr>
      <w:numPr>
        <w:numId w:val="32"/>
      </w:numPr>
      <w:contextualSpacing/>
      <w:pPrChange w:id="0" w:author="Root Billing Scope" w:date="2025-04-17T01:45:00Z">
        <w:pPr>
          <w:numPr>
            <w:numId w:val="32"/>
          </w:numPr>
          <w:tabs>
            <w:tab w:val="num" w:pos="643"/>
          </w:tabs>
          <w:spacing w:after="160" w:line="278" w:lineRule="auto"/>
          <w:ind w:left="643" w:hanging="360"/>
          <w:contextualSpacing/>
        </w:pPr>
      </w:pPrChange>
    </w:pPr>
    <w:rPr>
      <w:rPrChange w:id="0" w:author="Root Billing Scope" w:date="2025-04-17T01:45:00Z">
        <w:rPr>
          <w:rFonts w:asciiTheme="minorHAnsi" w:eastAsiaTheme="minorHAnsi" w:hAnsiTheme="minorHAnsi" w:cstheme="minorBidi"/>
          <w:kern w:val="2"/>
          <w:sz w:val="24"/>
          <w:szCs w:val="24"/>
          <w:lang w:val="en-CA" w:eastAsia="en-US" w:bidi="ar-SA"/>
          <w14:ligatures w14:val="standardContextual"/>
        </w:rPr>
      </w:rPrChange>
    </w:rPr>
  </w:style>
  <w:style w:type="paragraph" w:styleId="BodyText">
    <w:name w:val="Body Text"/>
    <w:basedOn w:val="Normal"/>
    <w:link w:val="BodyTextChar"/>
    <w:uiPriority w:val="99"/>
    <w:unhideWhenUsed/>
    <w:rsid w:val="0072597C"/>
    <w:pPr>
      <w:spacing w:after="120"/>
    </w:pPr>
  </w:style>
  <w:style w:type="character" w:customStyle="1" w:styleId="BodyTextChar">
    <w:name w:val="Body Text Char"/>
    <w:basedOn w:val="DefaultParagraphFont"/>
    <w:link w:val="BodyText"/>
    <w:uiPriority w:val="99"/>
    <w:rsid w:val="0072597C"/>
  </w:style>
  <w:style w:type="paragraph" w:styleId="Revision">
    <w:name w:val="Revision"/>
    <w:hidden/>
    <w:uiPriority w:val="99"/>
    <w:semiHidden/>
    <w:rsid w:val="007259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93957">
      <w:bodyDiv w:val="1"/>
      <w:marLeft w:val="0"/>
      <w:marRight w:val="0"/>
      <w:marTop w:val="0"/>
      <w:marBottom w:val="0"/>
      <w:divBdr>
        <w:top w:val="none" w:sz="0" w:space="0" w:color="auto"/>
        <w:left w:val="none" w:sz="0" w:space="0" w:color="auto"/>
        <w:bottom w:val="none" w:sz="0" w:space="0" w:color="auto"/>
        <w:right w:val="none" w:sz="0" w:space="0" w:color="auto"/>
      </w:divBdr>
      <w:divsChild>
        <w:div w:id="943223852">
          <w:marLeft w:val="0"/>
          <w:marRight w:val="0"/>
          <w:marTop w:val="0"/>
          <w:marBottom w:val="0"/>
          <w:divBdr>
            <w:top w:val="none" w:sz="0" w:space="0" w:color="auto"/>
            <w:left w:val="none" w:sz="0" w:space="0" w:color="auto"/>
            <w:bottom w:val="none" w:sz="0" w:space="0" w:color="auto"/>
            <w:right w:val="none" w:sz="0" w:space="0" w:color="auto"/>
          </w:divBdr>
        </w:div>
        <w:div w:id="916523308">
          <w:marLeft w:val="0"/>
          <w:marRight w:val="0"/>
          <w:marTop w:val="0"/>
          <w:marBottom w:val="0"/>
          <w:divBdr>
            <w:top w:val="none" w:sz="0" w:space="0" w:color="auto"/>
            <w:left w:val="none" w:sz="0" w:space="0" w:color="auto"/>
            <w:bottom w:val="none" w:sz="0" w:space="0" w:color="auto"/>
            <w:right w:val="none" w:sz="0" w:space="0" w:color="auto"/>
          </w:divBdr>
        </w:div>
        <w:div w:id="569081562">
          <w:marLeft w:val="0"/>
          <w:marRight w:val="0"/>
          <w:marTop w:val="0"/>
          <w:marBottom w:val="0"/>
          <w:divBdr>
            <w:top w:val="none" w:sz="0" w:space="0" w:color="auto"/>
            <w:left w:val="none" w:sz="0" w:space="0" w:color="auto"/>
            <w:bottom w:val="none" w:sz="0" w:space="0" w:color="auto"/>
            <w:right w:val="none" w:sz="0" w:space="0" w:color="auto"/>
          </w:divBdr>
        </w:div>
        <w:div w:id="1547570046">
          <w:marLeft w:val="0"/>
          <w:marRight w:val="0"/>
          <w:marTop w:val="0"/>
          <w:marBottom w:val="0"/>
          <w:divBdr>
            <w:top w:val="none" w:sz="0" w:space="0" w:color="auto"/>
            <w:left w:val="none" w:sz="0" w:space="0" w:color="auto"/>
            <w:bottom w:val="none" w:sz="0" w:space="0" w:color="auto"/>
            <w:right w:val="none" w:sz="0" w:space="0" w:color="auto"/>
          </w:divBdr>
        </w:div>
      </w:divsChild>
    </w:div>
    <w:div w:id="164188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8" Type="http://schemas.microsoft.com/office/2011/relationships/webextension" Target="webextension8.xml"/><Relationship Id="rId3" Type="http://schemas.microsoft.com/office/2011/relationships/webextension" Target="webextension3.xml"/><Relationship Id="rId7" Type="http://schemas.microsoft.com/office/2011/relationships/webextension" Target="webextension7.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10" Type="http://schemas.microsoft.com/office/2011/relationships/webextension" Target="webextension10.xml"/><Relationship Id="rId4" Type="http://schemas.microsoft.com/office/2011/relationships/webextension" Target="webextension4.xml"/><Relationship Id="rId9" Type="http://schemas.microsoft.com/office/2011/relationships/webextension" Target="webextension9.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 dockstate="right" visibility="0" width="438" row="1">
    <wetp:webextensionref xmlns:r="http://schemas.openxmlformats.org/officeDocument/2006/relationships" r:id="rId4"/>
  </wetp:taskpane>
  <wetp:taskpane dockstate="right" visibility="0" width="686" row="2">
    <wetp:webextensionref xmlns:r="http://schemas.openxmlformats.org/officeDocument/2006/relationships" r:id="rId5"/>
  </wetp:taskpane>
  <wetp:taskpane dockstate="right" visibility="0" width="438" row="4">
    <wetp:webextensionref xmlns:r="http://schemas.openxmlformats.org/officeDocument/2006/relationships" r:id="rId6"/>
  </wetp:taskpane>
  <wetp:taskpane dockstate="right" visibility="0" width="438" row="5">
    <wetp:webextensionref xmlns:r="http://schemas.openxmlformats.org/officeDocument/2006/relationships" r:id="rId7"/>
  </wetp:taskpane>
  <wetp:taskpane dockstate="right" visibility="0" width="438" row="3">
    <wetp:webextensionref xmlns:r="http://schemas.openxmlformats.org/officeDocument/2006/relationships" r:id="rId8"/>
  </wetp:taskpane>
  <wetp:taskpane dockstate="right" visibility="0" width="438" row="4">
    <wetp:webextensionref xmlns:r="http://schemas.openxmlformats.org/officeDocument/2006/relationships" r:id="rId9"/>
  </wetp:taskpane>
  <wetp:taskpane dockstate="right" visibility="0" width="438" row="5">
    <wetp:webextensionref xmlns:r="http://schemas.openxmlformats.org/officeDocument/2006/relationships" r:id="rId10"/>
  </wetp:taskpane>
</wetp:taskpanes>
</file>

<file path=word/webextensions/webextension1.xml><?xml version="1.0" encoding="utf-8"?>
<we:webextension xmlns:we="http://schemas.microsoft.com/office/webextensions/webextension/2010/11" id="{B99D0461-D5A2-494F-879A-59897DCD2C66}">
  <we:reference id="wa104380519" version="3.1.0.0" store="en-US" storeType="OMEX"/>
  <we:alternateReferences>
    <we:reference id="WA104380519" version="3.1.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0B69F19-770E-46B4-ABA2-3ECC8CE41747}">
  <we:reference id="wa104380919" version="1.2.0.0" store="en-US" storeType="OMEX"/>
  <we:alternateReferences>
    <we:reference id="WA104380919" version="1.2.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0FE3CA7E-3181-4E3C-974A-874769A7AC40}">
  <we:reference id="wa104381905" version="2.0.1.0" store="en-US" storeType="OMEX"/>
  <we:alternateReferences>
    <we:reference id="WA104381905" version="2.0.1.0" stor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E1585BC5-98B3-437A-A1B9-D3B98B45AE0E}">
  <we:reference id="wa104178141" version="4.3.3.0" store="en-US" storeType="OMEX"/>
  <we:alternateReferences>
    <we:reference id="WA104178141" version="4.3.3.0" store=""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23721FC4-6CCA-4758-B8E1-4358DEA0DD3F}">
  <we:reference id="wa200000086" version="1.0.0.1" store="en-US" storeType="OMEX"/>
  <we:alternateReferences>
    <we:reference id="WA200000086" version="1.0.0.1" store=""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743DB75-D940-4290-9A41-F811EAABE4F3}">
  <we:reference id="wa200001524" version="1.0.0.4" store="en-US" storeType="OMEX"/>
  <we:alternateReferences>
    <we:reference id="WA200001524" version="1.0.0.4" store="" storeType="OMEX"/>
  </we:alternateReferences>
  <we:properties/>
  <we:bindings/>
  <we:snapshot xmlns:r="http://schemas.openxmlformats.org/officeDocument/2006/relationships"/>
</we:webextension>
</file>

<file path=word/webextensions/webextension7.xml><?xml version="1.0" encoding="utf-8"?>
<we:webextension xmlns:we="http://schemas.microsoft.com/office/webextensions/webextension/2010/11" id="{46EE0861-3723-442A-AD76-6F546A0547D2}">
  <we:reference id="wa104381304" version="1.0.0.1" store="en-US" storeType="OMEX"/>
  <we:alternateReferences>
    <we:reference id="WA104381304" version="1.0.0.1" store="" storeType="OMEX"/>
  </we:alternateReferences>
  <we:properties/>
  <we:bindings/>
  <we:snapshot xmlns:r="http://schemas.openxmlformats.org/officeDocument/2006/relationships"/>
</we:webextension>
</file>

<file path=word/webextensions/webextension8.xml><?xml version="1.0" encoding="utf-8"?>
<we:webextension xmlns:we="http://schemas.microsoft.com/office/webextensions/webextension/2010/11" id="{DDFA09CB-88D3-47D4-B5DD-016A5AC053E1}">
  <we:reference id="wa200002654" version="1.0.0.0" store="en-US" storeType="OMEX"/>
  <we:alternateReferences>
    <we:reference id="WA200002654" version="1.0.0.0" store="" storeType="OMEX"/>
  </we:alternateReferences>
  <we:properties/>
  <we:bindings/>
  <we:snapshot xmlns:r="http://schemas.openxmlformats.org/officeDocument/2006/relationships"/>
</we:webextension>
</file>

<file path=word/webextensions/webextension9.xml><?xml version="1.0" encoding="utf-8"?>
<we:webextension xmlns:we="http://schemas.microsoft.com/office/webextensions/webextension/2010/11" id="{1747347E-C7A4-4EEE-9B81-EB122A49A794}">
  <we:reference id="wa104381063" version="1.0.0.1" store="en-US" storeType="OMEX"/>
  <we:alternateReferences>
    <we:reference id="WA104381063" version="1.0.0.1" store="WA104381063" storeType="OMEX"/>
  </we:alternateReferences>
  <we:properties/>
  <we:bindings/>
  <we:snapshot xmlns:r="http://schemas.openxmlformats.org/officeDocument/2006/relationships"/>
</we:webextension>
</file>

<file path=word/webextensions/webextension10.xml><?xml version="1.0" encoding="utf-8"?>
<we:webextension xmlns:we="http://schemas.microsoft.com/office/webextensions/webextension/2010/11" id="{0D8AF2B7-FA02-4DBA-9A70-48D46CA19DBD}">
  <we:reference id="wa200004780" version="1.0.0.5" store="en-US" storeType="OMEX"/>
  <we:alternateReferences>
    <we:reference id="WA200004780" version="1.0.0.5" store="WA200004780"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2055</TotalTime>
  <Pages>1</Pages>
  <Words>519</Words>
  <Characters>3302</Characters>
  <Application>Microsoft Office Word</Application>
  <DocSecurity>0</DocSecurity>
  <Lines>78</Lines>
  <Paragraphs>60</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 Billing Scope</dc:creator>
  <cp:keywords>Ai agents</cp:keywords>
  <dc:description/>
  <cp:lastModifiedBy>Root Billing Scope</cp:lastModifiedBy>
  <cp:revision>5</cp:revision>
  <dcterms:created xsi:type="dcterms:W3CDTF">2025-04-14T16:38:00Z</dcterms:created>
  <dcterms:modified xsi:type="dcterms:W3CDTF">2025-04-17T05:53:00Z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adf96e-4ef9-4df1-a02e-eb78c55eb79f_Enabled">
    <vt:lpwstr>true</vt:lpwstr>
  </property>
  <property fmtid="{D5CDD505-2E9C-101B-9397-08002B2CF9AE}" pid="3" name="MSIP_Label_56adf96e-4ef9-4df1-a02e-eb78c55eb79f_SetDate">
    <vt:lpwstr>2025-04-14T16:40:41Z</vt:lpwstr>
  </property>
  <property fmtid="{D5CDD505-2E9C-101B-9397-08002B2CF9AE}" pid="4" name="MSIP_Label_56adf96e-4ef9-4df1-a02e-eb78c55eb79f_Method">
    <vt:lpwstr>Standard</vt:lpwstr>
  </property>
  <property fmtid="{D5CDD505-2E9C-101B-9397-08002B2CF9AE}" pid="5" name="MSIP_Label_56adf96e-4ef9-4df1-a02e-eb78c55eb79f_Name">
    <vt:lpwstr>defa4170-0d19-0005-0001-bc88714345d2</vt:lpwstr>
  </property>
  <property fmtid="{D5CDD505-2E9C-101B-9397-08002B2CF9AE}" pid="6" name="MSIP_Label_56adf96e-4ef9-4df1-a02e-eb78c55eb79f_SiteId">
    <vt:lpwstr>5e2c5983-2638-415d-aaa7-50ef55848983</vt:lpwstr>
  </property>
  <property fmtid="{D5CDD505-2E9C-101B-9397-08002B2CF9AE}" pid="7" name="MSIP_Label_56adf96e-4ef9-4df1-a02e-eb78c55eb79f_ActionId">
    <vt:lpwstr>691006d1-9f50-457d-8816-4eceb3c7382f</vt:lpwstr>
  </property>
  <property fmtid="{D5CDD505-2E9C-101B-9397-08002B2CF9AE}" pid="8" name="MSIP_Label_56adf96e-4ef9-4df1-a02e-eb78c55eb79f_ContentBits">
    <vt:lpwstr>0</vt:lpwstr>
  </property>
  <property fmtid="{D5CDD505-2E9C-101B-9397-08002B2CF9AE}" pid="9" name="MSIP_Label_56adf96e-4ef9-4df1-a02e-eb78c55eb79f_Tag">
    <vt:lpwstr>10, 3, 0, 1</vt:lpwstr>
  </property>
  <property fmtid="{D5CDD505-2E9C-101B-9397-08002B2CF9AE}" pid="10" name="ContentTypeId">
    <vt:lpwstr>0x01010028012107B34293459D6CD0E1BE1270D6</vt:lpwstr>
  </property>
  <property fmtid="{D5CDD505-2E9C-101B-9397-08002B2CF9AE}" pid="11" name="GitLatchSettingsCP.ownerName">
    <vt:lpwstr>jgeofil</vt:lpwstr>
  </property>
  <property fmtid="{D5CDD505-2E9C-101B-9397-08002B2CF9AE}" pid="12" name="GitLatchSettingsCP.repoName">
    <vt:lpwstr>ragdocs</vt:lpwstr>
  </property>
  <property fmtid="{D5CDD505-2E9C-101B-9397-08002B2CF9AE}" pid="13" name="GitLatchSettingsCP.branch">
    <vt:lpwstr>gitlatch</vt:lpwstr>
  </property>
  <property fmtid="{D5CDD505-2E9C-101B-9397-08002B2CF9AE}" pid="14" name="GitLatchSettingsCP.path">
    <vt:lpwstr/>
  </property>
  <property fmtid="{D5CDD505-2E9C-101B-9397-08002B2CF9AE}" pid="15" name="GitLatchSettingsCP.fileName">
    <vt:lpwstr/>
  </property>
  <property fmtid="{D5CDD505-2E9C-101B-9397-08002B2CF9AE}" pid="16" name="GitLatchSettingsCP.autoShow">
    <vt:lpwstr>YES</vt:lpwstr>
  </property>
</Properties>
</file>